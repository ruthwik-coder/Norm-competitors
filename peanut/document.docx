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E0359" w14:textId="22574396" w:rsidR="00220059" w:rsidRDefault="00137E8C">
      <w:r w:rsidRPr="00137E8C">
        <w:t>Computer Vision for Biological Stain/Matter Detection on Toilet Bowls</w:t>
      </w:r>
      <w:r>
        <w:t>.</w:t>
      </w:r>
    </w:p>
    <w:p w14:paraId="1E08FEAD" w14:textId="740F3A6F" w:rsidR="00137E8C" w:rsidRPr="006D59F7" w:rsidRDefault="006D59F7">
      <w:pPr>
        <w:rPr>
          <w:b/>
          <w:bCs/>
        </w:rPr>
      </w:pPr>
      <w:r w:rsidRPr="006D59F7">
        <w:rPr>
          <w:b/>
          <w:bCs/>
        </w:rPr>
        <w:t>Specific fluorescent signatures for body fluid identification using fluorescence spectroscopy</w:t>
      </w:r>
    </w:p>
    <w:p w14:paraId="72F792F7" w14:textId="43563AF1" w:rsidR="00137E8C" w:rsidRDefault="006D59F7">
      <w:hyperlink r:id="rId5" w:history="1">
        <w:r w:rsidRPr="00740265">
          <w:rPr>
            <w:rStyle w:val="Hyperlink"/>
          </w:rPr>
          <w:t>https://www.nature.com/articles/s41598-023-30241-7</w:t>
        </w:r>
      </w:hyperlink>
    </w:p>
    <w:p w14:paraId="4E972906" w14:textId="14175841" w:rsidR="007B3B68" w:rsidRDefault="00EF52C5">
      <w:pPr>
        <w:rPr>
          <w:b/>
          <w:bCs/>
        </w:rPr>
      </w:pPr>
      <w:r w:rsidRPr="00EF52C5">
        <w:rPr>
          <w:b/>
          <w:bCs/>
        </w:rPr>
        <w:t>Predicting Restroom Dirtiness Based on Water Droplet Volume Using the LightGBM Algorithm</w:t>
      </w:r>
    </w:p>
    <w:p w14:paraId="07C82789" w14:textId="3ED647EB" w:rsidR="00EF52C5" w:rsidRDefault="00EF52C5">
      <w:hyperlink r:id="rId6" w:history="1">
        <w:r w:rsidRPr="00FE4700">
          <w:rPr>
            <w:rStyle w:val="Hyperlink"/>
          </w:rPr>
          <w:t>https://www.researchgate.net/publication/390330366_Predicting_Restroom_Dirtiness_Based_on_Water_Droplet_Volume_Using_the_LightGBM_Algorithm</w:t>
        </w:r>
      </w:hyperlink>
    </w:p>
    <w:p w14:paraId="7497E2F8" w14:textId="77777777" w:rsidR="00EF52C5" w:rsidRDefault="00EF52C5"/>
    <w:p w14:paraId="21D07D3D" w14:textId="77777777" w:rsidR="00EF52C5" w:rsidRDefault="00EF52C5"/>
    <w:p w14:paraId="2F42CD09" w14:textId="77777777" w:rsidR="00EF52C5" w:rsidRDefault="00EF52C5"/>
    <w:p w14:paraId="5E8C01F8" w14:textId="77777777" w:rsidR="007B3B68" w:rsidRDefault="007B3B68"/>
    <w:p w14:paraId="44368D36" w14:textId="77777777" w:rsidR="007B3B68" w:rsidRPr="007B3B68" w:rsidRDefault="007B3B68" w:rsidP="007B3B68">
      <w:r w:rsidRPr="007B3B68">
        <w:t xml:space="preserve">look i wanna make notes ok , read it , format , add or subtract content , also add references from above "Urine , Feaces , Semen , Sweat and other bodily secretions can </w:t>
      </w:r>
    </w:p>
    <w:p w14:paraId="43AD9D82" w14:textId="77777777" w:rsidR="007B3B68" w:rsidRDefault="007B3B68"/>
    <w:p w14:paraId="673EEBB5" w14:textId="77777777" w:rsidR="004B1F23" w:rsidRDefault="004B1F23"/>
    <w:p w14:paraId="3DFDAC5B" w14:textId="6D29B305" w:rsidR="004B1F23" w:rsidRDefault="004B1F23" w:rsidP="004B1F23">
      <w:r w:rsidRPr="004B1F23">
        <w:t xml:space="preserve">look i wanna make notes ok , read it , format , add or subtract content , also add references from above "Urine , Feaces , Semen , Sweat and other bodily secretions </w:t>
      </w:r>
      <w:r>
        <w:t xml:space="preserve">except blood are flourescent under UV </w:t>
      </w:r>
      <w:r w:rsidR="007B3B68">
        <w:t>( include the proper uv light name) , all these emit the flouresence at [write the frequency where you can see them flourence] .</w:t>
      </w:r>
    </w:p>
    <w:p w14:paraId="03BBF03A" w14:textId="789B1AAF" w:rsidR="007B3B68" w:rsidRDefault="007B3B68" w:rsidP="004B1F23">
      <w:r>
        <w:t>Few things:</w:t>
      </w:r>
    </w:p>
    <w:p w14:paraId="2F40677F" w14:textId="77777777" w:rsidR="007B3B68" w:rsidRPr="007B3B68" w:rsidRDefault="007B3B68" w:rsidP="007B3B68">
      <w:pPr>
        <w:rPr>
          <w:b/>
          <w:bCs/>
        </w:rPr>
      </w:pPr>
      <w:r w:rsidRPr="007B3B68">
        <w:rPr>
          <w:b/>
          <w:bCs/>
        </w:rPr>
        <w:t>Practical synthesis for your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022"/>
        <w:gridCol w:w="2949"/>
      </w:tblGrid>
      <w:tr w:rsidR="007B3B68" w:rsidRPr="007B3B68" w14:paraId="63B98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F48C7" w14:textId="77777777" w:rsidR="007B3B68" w:rsidRPr="007B3B68" w:rsidRDefault="007B3B68" w:rsidP="007B3B68">
            <w:pPr>
              <w:rPr>
                <w:b/>
                <w:bCs/>
              </w:rPr>
            </w:pPr>
            <w:r w:rsidRPr="007B3B68">
              <w:rPr>
                <w:b/>
                <w:bCs/>
              </w:rPr>
              <w:t>What you're trying to catch</w:t>
            </w:r>
          </w:p>
        </w:tc>
        <w:tc>
          <w:tcPr>
            <w:tcW w:w="0" w:type="auto"/>
            <w:vAlign w:val="center"/>
            <w:hideMark/>
          </w:tcPr>
          <w:p w14:paraId="2F27EBBC" w14:textId="77777777" w:rsidR="007B3B68" w:rsidRPr="007B3B68" w:rsidRDefault="007B3B68" w:rsidP="007B3B68">
            <w:pPr>
              <w:rPr>
                <w:b/>
                <w:bCs/>
              </w:rPr>
            </w:pPr>
            <w:r w:rsidRPr="007B3B68">
              <w:rPr>
                <w:b/>
                <w:bCs/>
              </w:rPr>
              <w:t>Best-supported modality</w:t>
            </w:r>
          </w:p>
        </w:tc>
        <w:tc>
          <w:tcPr>
            <w:tcW w:w="0" w:type="auto"/>
            <w:vAlign w:val="center"/>
            <w:hideMark/>
          </w:tcPr>
          <w:p w14:paraId="298B654A" w14:textId="77777777" w:rsidR="007B3B68" w:rsidRPr="007B3B68" w:rsidRDefault="007B3B68" w:rsidP="007B3B68">
            <w:pPr>
              <w:rPr>
                <w:b/>
                <w:bCs/>
              </w:rPr>
            </w:pPr>
            <w:r w:rsidRPr="007B3B68">
              <w:rPr>
                <w:b/>
                <w:bCs/>
              </w:rPr>
              <w:t>Limitation</w:t>
            </w:r>
          </w:p>
        </w:tc>
      </w:tr>
      <w:tr w:rsidR="007B3B68" w:rsidRPr="007B3B68" w14:paraId="6344D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A022" w14:textId="77777777" w:rsidR="007B3B68" w:rsidRPr="007B3B68" w:rsidRDefault="007B3B68" w:rsidP="007B3B68">
            <w:r w:rsidRPr="007B3B68">
              <w:t>Fresh urine (just happened)</w:t>
            </w:r>
          </w:p>
        </w:tc>
        <w:tc>
          <w:tcPr>
            <w:tcW w:w="0" w:type="auto"/>
            <w:vAlign w:val="center"/>
            <w:hideMark/>
          </w:tcPr>
          <w:p w14:paraId="135B2DB1" w14:textId="77777777" w:rsidR="007B3B68" w:rsidRPr="007B3B68" w:rsidRDefault="007B3B68" w:rsidP="007B3B68">
            <w:r w:rsidRPr="007B3B68">
              <w:t>Thermal/IR (body-temp signature)</w:t>
            </w:r>
          </w:p>
        </w:tc>
        <w:tc>
          <w:tcPr>
            <w:tcW w:w="0" w:type="auto"/>
            <w:vAlign w:val="center"/>
            <w:hideMark/>
          </w:tcPr>
          <w:p w14:paraId="2BF4A403" w14:textId="77777777" w:rsidR="007B3B68" w:rsidRPr="007B3B68" w:rsidRDefault="007B3B68" w:rsidP="007B3B68">
            <w:r w:rsidRPr="007B3B68">
              <w:t>Signature disappears once it cools/dries (minutes)</w:t>
            </w:r>
          </w:p>
        </w:tc>
      </w:tr>
      <w:tr w:rsidR="007B3B68" w:rsidRPr="007B3B68" w14:paraId="00B41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4D8F8" w14:textId="77777777" w:rsidR="007B3B68" w:rsidRPr="007B3B68" w:rsidRDefault="007B3B68" w:rsidP="007B3B68">
            <w:r w:rsidRPr="007B3B68">
              <w:t>Dried/old urine residue</w:t>
            </w:r>
          </w:p>
        </w:tc>
        <w:tc>
          <w:tcPr>
            <w:tcW w:w="0" w:type="auto"/>
            <w:vAlign w:val="center"/>
            <w:hideMark/>
          </w:tcPr>
          <w:p w14:paraId="0934A020" w14:textId="77777777" w:rsidR="007B3B68" w:rsidRPr="007B3B68" w:rsidRDefault="007B3B68" w:rsidP="007B3B68">
            <w:r w:rsidRPr="007B3B68">
              <w:t>UV-A (365nm) or violet (405nm) fluorescence imaging</w:t>
            </w:r>
          </w:p>
        </w:tc>
        <w:tc>
          <w:tcPr>
            <w:tcW w:w="0" w:type="auto"/>
            <w:vAlign w:val="center"/>
            <w:hideMark/>
          </w:tcPr>
          <w:p w14:paraId="42EFB308" w14:textId="77777777" w:rsidR="007B3B68" w:rsidRPr="007B3B68" w:rsidRDefault="007B3B68" w:rsidP="007B3B68">
            <w:r w:rsidRPr="007B3B68">
              <w:t>Needs a dark/controlled-light enclosure to see weak fluorescence</w:t>
            </w:r>
          </w:p>
        </w:tc>
      </w:tr>
      <w:tr w:rsidR="007B3B68" w:rsidRPr="007B3B68" w14:paraId="47B01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B135" w14:textId="77777777" w:rsidR="007B3B68" w:rsidRPr="007B3B68" w:rsidRDefault="007B3B68" w:rsidP="007B3B68">
            <w:r w:rsidRPr="007B3B68">
              <w:t>Fecal residue (visible or diluted/invisible)</w:t>
            </w:r>
          </w:p>
        </w:tc>
        <w:tc>
          <w:tcPr>
            <w:tcW w:w="0" w:type="auto"/>
            <w:vAlign w:val="center"/>
            <w:hideMark/>
          </w:tcPr>
          <w:p w14:paraId="20E0FD0C" w14:textId="77777777" w:rsidR="007B3B68" w:rsidRPr="007B3B68" w:rsidRDefault="007B3B68" w:rsidP="007B3B68">
            <w:r w:rsidRPr="007B3B68">
              <w:t>Hyperspectral/multispectral reflectance (517/565/802nm bands) or fluorescence band-ratio imaging</w:t>
            </w:r>
          </w:p>
        </w:tc>
        <w:tc>
          <w:tcPr>
            <w:tcW w:w="0" w:type="auto"/>
            <w:vAlign w:val="center"/>
            <w:hideMark/>
          </w:tcPr>
          <w:p w14:paraId="72587C93" w14:textId="77777777" w:rsidR="007B3B68" w:rsidRPr="007B3B68" w:rsidRDefault="007B3B68" w:rsidP="007B3B68">
            <w:r w:rsidRPr="007B3B68">
              <w:t>Requires either a hyperspectral camera or a custom-built multi-LED + filtered camera rig</w:t>
            </w:r>
          </w:p>
        </w:tc>
      </w:tr>
      <w:tr w:rsidR="007B3B68" w:rsidRPr="007B3B68" w14:paraId="048E3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D920" w14:textId="77777777" w:rsidR="007B3B68" w:rsidRPr="007B3B68" w:rsidRDefault="007B3B68" w:rsidP="007B3B68">
            <w:r w:rsidRPr="007B3B68">
              <w:t>Blood traces</w:t>
            </w:r>
          </w:p>
        </w:tc>
        <w:tc>
          <w:tcPr>
            <w:tcW w:w="0" w:type="auto"/>
            <w:vAlign w:val="center"/>
            <w:hideMark/>
          </w:tcPr>
          <w:p w14:paraId="393E7525" w14:textId="77777777" w:rsidR="007B3B68" w:rsidRPr="007B3B68" w:rsidRDefault="007B3B68" w:rsidP="007B3B68">
            <w:r w:rsidRPr="007B3B68">
              <w:t>NOT fluorescence (blood doesn't fluoresce) — use IR absorption or visible-light contrast enhancement</w:t>
            </w:r>
          </w:p>
        </w:tc>
        <w:tc>
          <w:tcPr>
            <w:tcW w:w="0" w:type="auto"/>
            <w:vAlign w:val="center"/>
            <w:hideMark/>
          </w:tcPr>
          <w:p w14:paraId="2C20E216" w14:textId="77777777" w:rsidR="007B3B68" w:rsidRPr="007B3B68" w:rsidRDefault="007B3B68" w:rsidP="007B3B68">
            <w:r w:rsidRPr="007B3B68">
              <w:t>Different physics than urine/feces — needs separate pipeline</w:t>
            </w:r>
          </w:p>
        </w:tc>
      </w:tr>
      <w:tr w:rsidR="007B3B68" w:rsidRPr="007B3B68" w14:paraId="577F6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5987" w14:textId="77777777" w:rsidR="007B3B68" w:rsidRPr="007B3B68" w:rsidRDefault="007B3B68" w:rsidP="007B3B68">
            <w:r w:rsidRPr="007B3B68">
              <w:t>Generic organic residue/biofilm</w:t>
            </w:r>
          </w:p>
        </w:tc>
        <w:tc>
          <w:tcPr>
            <w:tcW w:w="0" w:type="auto"/>
            <w:vAlign w:val="center"/>
            <w:hideMark/>
          </w:tcPr>
          <w:p w14:paraId="5B606FA6" w14:textId="77777777" w:rsidR="007B3B68" w:rsidRPr="007B3B68" w:rsidRDefault="007B3B68" w:rsidP="007B3B68">
            <w:r w:rsidRPr="007B3B68">
              <w:t>UVC+violet dual-wavelength handheld fluorescence (CSI-D-style)</w:t>
            </w:r>
          </w:p>
        </w:tc>
        <w:tc>
          <w:tcPr>
            <w:tcW w:w="0" w:type="auto"/>
            <w:vAlign w:val="center"/>
            <w:hideMark/>
          </w:tcPr>
          <w:p w14:paraId="1DA82AD1" w14:textId="77777777" w:rsidR="007B3B68" w:rsidRPr="007B3B68" w:rsidRDefault="007B3B68" w:rsidP="007B3B68">
            <w:r w:rsidRPr="007B3B68">
              <w:t>Best studied in food/hospital hygiene, not yet toilet-specific</w:t>
            </w:r>
          </w:p>
        </w:tc>
      </w:tr>
    </w:tbl>
    <w:p w14:paraId="3AE5E698" w14:textId="3B05D1B4" w:rsidR="00B74C1B" w:rsidRDefault="00B74C1B" w:rsidP="00B74C1B">
      <w:r>
        <w:lastRenderedPageBreak/>
        <w:t>[I found these while tryna research about every possible way a toilet could be dirtied , couldn’t find it . This is just from gemini and no sources as well]</w:t>
      </w:r>
    </w:p>
    <w:p w14:paraId="6C0B2EE1" w14:textId="6E07C38D" w:rsidR="00B74C1B" w:rsidRPr="00B74C1B" w:rsidRDefault="00B74C1B" w:rsidP="00B74C1B">
      <w:r w:rsidRPr="00B74C1B">
        <w:t>Mineral &amp; Chemical Deposits (Water-line &amp; Flow Paths)</w:t>
      </w:r>
    </w:p>
    <w:p w14:paraId="04125D29" w14:textId="77777777" w:rsidR="00B74C1B" w:rsidRPr="00B74C1B" w:rsidRDefault="00B74C1B" w:rsidP="00B74C1B">
      <w:pPr>
        <w:numPr>
          <w:ilvl w:val="0"/>
          <w:numId w:val="4"/>
        </w:numPr>
      </w:pPr>
      <w:r w:rsidRPr="00B74C1B">
        <w:t>Limescale / Calcium Crust: Chalky, white or pale-yellow mineral buildup formed by hard water evaporation, typically accumulating below the waterline or around flush jets.</w:t>
      </w:r>
    </w:p>
    <w:p w14:paraId="4F8CA544" w14:textId="77777777" w:rsidR="00B74C1B" w:rsidRPr="00B74C1B" w:rsidRDefault="00B74C1B" w:rsidP="00B74C1B">
      <w:pPr>
        <w:numPr>
          <w:ilvl w:val="0"/>
          <w:numId w:val="4"/>
        </w:numPr>
      </w:pPr>
      <w:r w:rsidRPr="00B74C1B">
        <w:t>Iron / Rust Stains: Reddish-brown streaks running down from the water jets caused by oxidized iron in the water supply.</w:t>
      </w:r>
    </w:p>
    <w:p w14:paraId="61AD0475" w14:textId="77777777" w:rsidR="00B74C1B" w:rsidRPr="00B74C1B" w:rsidRDefault="00B74C1B" w:rsidP="00B74C1B">
      <w:pPr>
        <w:numPr>
          <w:ilvl w:val="0"/>
          <w:numId w:val="4"/>
        </w:numPr>
      </w:pPr>
      <w:r w:rsidRPr="00B74C1B">
        <w:t>Chemical / Acid Residue: Chalky or etched patches left behind by improper or heavy chemical cleaner application.</w:t>
      </w:r>
    </w:p>
    <w:p w14:paraId="4590E5C7" w14:textId="77777777" w:rsidR="00B74C1B" w:rsidRPr="00B74C1B" w:rsidRDefault="00B74C1B" w:rsidP="00B74C1B">
      <w:r w:rsidRPr="00B74C1B">
        <w:t>Organic &amp; Biological Growth</w:t>
      </w:r>
    </w:p>
    <w:p w14:paraId="62CBE4FF" w14:textId="77777777" w:rsidR="00B74C1B" w:rsidRPr="00B74C1B" w:rsidRDefault="00B74C1B" w:rsidP="00B74C1B">
      <w:pPr>
        <w:numPr>
          <w:ilvl w:val="0"/>
          <w:numId w:val="5"/>
        </w:numPr>
      </w:pPr>
      <w:r w:rsidRPr="00B74C1B">
        <w:t>Biofilm Ring: A slimy, pinkish-orange (</w:t>
      </w:r>
      <w:r w:rsidRPr="00B74C1B">
        <w:rPr>
          <w:i/>
          <w:iCs/>
        </w:rPr>
        <w:t>Serratia marcescens</w:t>
      </w:r>
      <w:r w:rsidRPr="00B74C1B">
        <w:t>) or greenish-brown organic ring tracking the exact level of the standing water line.</w:t>
      </w:r>
    </w:p>
    <w:p w14:paraId="431D0572" w14:textId="77777777" w:rsidR="00B74C1B" w:rsidRPr="00B74C1B" w:rsidRDefault="00B74C1B" w:rsidP="00B74C1B">
      <w:pPr>
        <w:numPr>
          <w:ilvl w:val="0"/>
          <w:numId w:val="5"/>
        </w:numPr>
      </w:pPr>
      <w:r w:rsidRPr="00B74C1B">
        <w:t>Mold &amp; Mildew Patches: Dark black or grey fungal spots appearing in damp, poorly ventilated crevices around the rim or base.</w:t>
      </w:r>
    </w:p>
    <w:p w14:paraId="4B66B517" w14:textId="77777777" w:rsidR="00B74C1B" w:rsidRPr="00B74C1B" w:rsidRDefault="00B74C1B" w:rsidP="00B74C1B">
      <w:r w:rsidRPr="00B74C1B">
        <w:t>Urine-Sourced Contamination</w:t>
      </w:r>
    </w:p>
    <w:p w14:paraId="3E3E028E" w14:textId="77777777" w:rsidR="00B74C1B" w:rsidRPr="00B74C1B" w:rsidRDefault="00B74C1B" w:rsidP="00B74C1B">
      <w:pPr>
        <w:numPr>
          <w:ilvl w:val="0"/>
          <w:numId w:val="6"/>
        </w:numPr>
      </w:pPr>
      <w:r w:rsidRPr="00B74C1B">
        <w:t>Aqueous Splash / Mist: Fine droplet distribution concentrated on the outer rim, seat, and floor adjacent to urinals or commodes.</w:t>
      </w:r>
    </w:p>
    <w:p w14:paraId="6BF4DB33" w14:textId="77777777" w:rsidR="00B74C1B" w:rsidRPr="00B74C1B" w:rsidRDefault="00B74C1B" w:rsidP="00B74C1B">
      <w:pPr>
        <w:numPr>
          <w:ilvl w:val="0"/>
          <w:numId w:val="6"/>
        </w:numPr>
      </w:pPr>
      <w:r w:rsidRPr="00B74C1B">
        <w:t>Dried Urine Ring / Pooling: Concentrated yellowish-brown rings or crusts formed where liquid has pooled and evaporated (common under the rim and on floor grout).</w:t>
      </w:r>
    </w:p>
    <w:p w14:paraId="2B8A16A9" w14:textId="77777777" w:rsidR="00B74C1B" w:rsidRPr="00B74C1B" w:rsidRDefault="00B74C1B" w:rsidP="00B74C1B">
      <w:pPr>
        <w:numPr>
          <w:ilvl w:val="0"/>
          <w:numId w:val="6"/>
        </w:numPr>
      </w:pPr>
      <w:r w:rsidRPr="00B74C1B">
        <w:t>Uric Scale (Hard Urate Buildup): Thick, dark yellow, rock-hard crystalline deposits that build up inside urinal traps or the lower bowl siphon where urine concentrates.</w:t>
      </w:r>
    </w:p>
    <w:p w14:paraId="6B9410DB" w14:textId="77777777" w:rsidR="00B74C1B" w:rsidRPr="00B74C1B" w:rsidRDefault="00B74C1B" w:rsidP="00B74C1B">
      <w:r w:rsidRPr="00B74C1B">
        <w:t>Fecal &amp; Organic Solid Matter</w:t>
      </w:r>
    </w:p>
    <w:p w14:paraId="2A579BFE" w14:textId="77777777" w:rsidR="00B74C1B" w:rsidRPr="00B74C1B" w:rsidRDefault="00B74C1B" w:rsidP="00B74C1B">
      <w:pPr>
        <w:numPr>
          <w:ilvl w:val="0"/>
          <w:numId w:val="7"/>
        </w:numPr>
      </w:pPr>
      <w:r w:rsidRPr="00B74C1B">
        <w:t>Smear / Streak Residues: Organic residue tracks adhering to the vertical or sloped ceramic walls of the bowl.</w:t>
      </w:r>
    </w:p>
    <w:p w14:paraId="7E08319E" w14:textId="77777777" w:rsidR="00B74C1B" w:rsidRPr="00B74C1B" w:rsidRDefault="00B74C1B" w:rsidP="00B74C1B">
      <w:pPr>
        <w:numPr>
          <w:ilvl w:val="0"/>
          <w:numId w:val="7"/>
        </w:numPr>
      </w:pPr>
      <w:r w:rsidRPr="00B74C1B">
        <w:t>Particulate Debris: Solid or semi-solid fragments that failed to clear during the flush cycle.</w:t>
      </w:r>
    </w:p>
    <w:p w14:paraId="1B646C24" w14:textId="77777777" w:rsidR="00B74C1B" w:rsidRPr="00B74C1B" w:rsidRDefault="00B74C1B" w:rsidP="00B74C1B">
      <w:r w:rsidRPr="00B74C1B">
        <w:t>Foreign Objects &amp; Physical Waste</w:t>
      </w:r>
    </w:p>
    <w:p w14:paraId="769570B9" w14:textId="77777777" w:rsidR="00B74C1B" w:rsidRPr="00B74C1B" w:rsidRDefault="00B74C1B" w:rsidP="00B74C1B">
      <w:pPr>
        <w:numPr>
          <w:ilvl w:val="0"/>
          <w:numId w:val="8"/>
        </w:numPr>
      </w:pPr>
      <w:r w:rsidRPr="00B74C1B">
        <w:t>Cellulose / Paper Blockages: Wet or disintegrating tissue paper stuck to the ceramic walls or clogging the drain.</w:t>
      </w:r>
    </w:p>
    <w:p w14:paraId="5E126CA1" w14:textId="77777777" w:rsidR="00B74C1B" w:rsidRPr="00B74C1B" w:rsidRDefault="00B74C1B" w:rsidP="00B74C1B">
      <w:pPr>
        <w:numPr>
          <w:ilvl w:val="0"/>
          <w:numId w:val="8"/>
        </w:numPr>
      </w:pPr>
      <w:r w:rsidRPr="00B74C1B">
        <w:t>Non-Soluble Foreign Matter: External trash, wrappers, or physical debris dropped into the fixture</w:t>
      </w:r>
    </w:p>
    <w:p w14:paraId="62D73A1D" w14:textId="6F3C24EE" w:rsidR="007B3B68" w:rsidRPr="004B1F23" w:rsidRDefault="007B3B68" w:rsidP="004B1F23"/>
    <w:p w14:paraId="41704649" w14:textId="77777777" w:rsidR="004B1F23" w:rsidRDefault="004B1F23"/>
    <w:p w14:paraId="6D8FFC96" w14:textId="77777777" w:rsidR="00B74C1B" w:rsidRDefault="00B74C1B"/>
    <w:p w14:paraId="0FF26700" w14:textId="77777777" w:rsidR="00B74C1B" w:rsidRDefault="00B74C1B"/>
    <w:p w14:paraId="7BF7308C" w14:textId="57200154" w:rsidR="006D59F7" w:rsidRDefault="00EF52C5">
      <w:r>
        <w:t>Dirt localization algorithm :</w:t>
      </w:r>
    </w:p>
    <w:p w14:paraId="044E5148" w14:textId="3D377AF8" w:rsidR="00EF52C5" w:rsidRDefault="00EF52C5">
      <w:hyperlink r:id="rId7" w:history="1">
        <w:r w:rsidRPr="00FE4700">
          <w:rPr>
            <w:rStyle w:val="Hyperlink"/>
          </w:rPr>
          <w:t>https://onlinelibrary.wiley.com/doi/10.1155/2018/3035128</w:t>
        </w:r>
      </w:hyperlink>
    </w:p>
    <w:p w14:paraId="100D1B07" w14:textId="77777777" w:rsidR="00EF52C5" w:rsidRDefault="00EF52C5"/>
    <w:p w14:paraId="5FE75F92" w14:textId="640011C7" w:rsidR="00EF52C5" w:rsidRDefault="00EF52C5">
      <w:hyperlink r:id="rId8" w:history="1">
        <w:r w:rsidRPr="00FE4700">
          <w:rPr>
            <w:rStyle w:val="Hyperlink"/>
          </w:rPr>
          <w:t>https://www.nature.com/articles/s41598-023-38538-3</w:t>
        </w:r>
      </w:hyperlink>
    </w:p>
    <w:p w14:paraId="11E7821A" w14:textId="28DAEF9A" w:rsidR="00EF52C5" w:rsidRDefault="00AD0D34">
      <w:pPr>
        <w:rPr>
          <w:b/>
          <w:bCs/>
        </w:rPr>
      </w:pPr>
      <w:r w:rsidRPr="00AD0D34">
        <w:rPr>
          <w:b/>
          <w:bCs/>
        </w:rPr>
        <w:t>Toilet hygiene—review and research needs </w:t>
      </w:r>
    </w:p>
    <w:p w14:paraId="55C6A127" w14:textId="0F4F6536" w:rsidR="00AD0D34" w:rsidRDefault="00B74C1B">
      <w:hyperlink r:id="rId9" w:history="1">
        <w:r w:rsidRPr="00FE4700">
          <w:rPr>
            <w:rStyle w:val="Hyperlink"/>
          </w:rPr>
          <w:t>https://academic.oup.com/jambio/article/131/6/2705/6716111</w:t>
        </w:r>
      </w:hyperlink>
    </w:p>
    <w:p w14:paraId="61B1BEB9" w14:textId="77777777" w:rsidR="00960A7B" w:rsidRDefault="00960A7B"/>
    <w:p w14:paraId="30CDD7E0" w14:textId="006EBC65" w:rsidR="00960A7B" w:rsidRDefault="00960A7B">
      <w:r>
        <w:t>Artificial soil:</w:t>
      </w:r>
    </w:p>
    <w:p w14:paraId="6FD192E4" w14:textId="0DA7D792" w:rsidR="00960A7B" w:rsidRDefault="00960A7B">
      <w:hyperlink r:id="rId10" w:history="1">
        <w:r w:rsidRPr="00FE4700">
          <w:rPr>
            <w:rStyle w:val="Hyperlink"/>
          </w:rPr>
          <w:t>https://biochemazone.com/product/artificial-urine-for-hydration-urine-color-simulation-bz510/</w:t>
        </w:r>
      </w:hyperlink>
    </w:p>
    <w:p w14:paraId="3DB20675" w14:textId="7C96CF06" w:rsidR="00960A7B" w:rsidRDefault="008B7D0F">
      <w:hyperlink r:id="rId11" w:history="1">
        <w:r w:rsidRPr="008E21F3">
          <w:rPr>
            <w:rStyle w:val="Hyperlink"/>
          </w:rPr>
          <w:t>https://www.nelsonlabs.com/how-do-you-select-a-correct-artificial-test-soil-for-cleaning-validations/</w:t>
        </w:r>
      </w:hyperlink>
    </w:p>
    <w:p w14:paraId="6B2E340A" w14:textId="77777777" w:rsidR="008B7D0F" w:rsidRDefault="008B7D0F"/>
    <w:p w14:paraId="1A426DDF" w14:textId="77777777" w:rsidR="008B7D0F" w:rsidRDefault="008B7D0F"/>
    <w:p w14:paraId="4EFDA7B2" w14:textId="77777777" w:rsidR="008B7D0F" w:rsidRDefault="008B7D0F"/>
    <w:p w14:paraId="36E7751D" w14:textId="498AD922" w:rsidR="008B7D0F" w:rsidRDefault="0077291E">
      <w:r>
        <w:t>yolo liscening :</w:t>
      </w:r>
    </w:p>
    <w:p w14:paraId="46BCB1B8" w14:textId="359E3DC2" w:rsidR="008B7D0F" w:rsidRDefault="0077291E">
      <w:hyperlink r:id="rId12" w:history="1">
        <w:r w:rsidRPr="008E21F3">
          <w:rPr>
            <w:rStyle w:val="Hyperlink"/>
          </w:rPr>
          <w:t>https://medium.com/@bingbai.jp/yolo-model-licenses-a-developers-guide-da722767b6f8</w:t>
        </w:r>
      </w:hyperlink>
    </w:p>
    <w:p w14:paraId="5281F54F" w14:textId="77777777" w:rsidR="0077291E" w:rsidRDefault="0077291E"/>
    <w:p w14:paraId="1FA00D40" w14:textId="7BCD42A3" w:rsidR="0077291E" w:rsidRDefault="0053096C">
      <w:r>
        <w:t>alac singapore robot</w:t>
      </w:r>
    </w:p>
    <w:p w14:paraId="73BFD9E2" w14:textId="052C6AE9" w:rsidR="0077291E" w:rsidRDefault="00161F95">
      <w:hyperlink r:id="rId13" w:history="1">
        <w:r w:rsidRPr="008E21F3">
          <w:rPr>
            <w:rStyle w:val="Hyperlink"/>
          </w:rPr>
          <w:t>https://design.museaward.com/winners-info.php?id=29569</w:t>
        </w:r>
      </w:hyperlink>
    </w:p>
    <w:p w14:paraId="5A8E95A3" w14:textId="4915F055" w:rsidR="00161F95" w:rsidRDefault="00161F95">
      <w:r w:rsidRPr="00161F95">
        <w:t>https://fondaglobal.com/fi/alac/</w:t>
      </w:r>
    </w:p>
    <w:p w14:paraId="300B4A0F" w14:textId="1873FC3D" w:rsidR="00B74C1B" w:rsidRDefault="00F92BF1">
      <w:r>
        <w:t>somatic robot:</w:t>
      </w:r>
    </w:p>
    <w:p w14:paraId="7E958B80" w14:textId="710A1DB7" w:rsidR="00F92BF1" w:rsidRDefault="00EB0DC9">
      <w:hyperlink r:id="rId14" w:history="1">
        <w:r w:rsidRPr="008E21F3">
          <w:rPr>
            <w:rStyle w:val="Hyperlink"/>
          </w:rPr>
          <w:t>https://www.youtube.com/watch?v=tfeQvG-laB0</w:t>
        </w:r>
      </w:hyperlink>
    </w:p>
    <w:p w14:paraId="09E16175" w14:textId="5A499296" w:rsidR="00596C9E" w:rsidRDefault="00937A34">
      <w:hyperlink r:id="rId15" w:history="1">
        <w:r w:rsidRPr="001F7838">
          <w:rPr>
            <w:rStyle w:val="Hyperlink"/>
          </w:rPr>
          <w:t>https://getsomatic.com/</w:t>
        </w:r>
      </w:hyperlink>
    </w:p>
    <w:p w14:paraId="2F92F547" w14:textId="2861A678" w:rsidR="00937A34" w:rsidRDefault="00937A34">
      <w:r>
        <w:t>Somatic is incubated by yc</w:t>
      </w:r>
    </w:p>
    <w:p w14:paraId="2C56C276" w14:textId="77777777" w:rsidR="00937A34" w:rsidRDefault="00937A34"/>
    <w:p w14:paraId="5E24629F" w14:textId="7886F92A" w:rsidR="00EB0DC9" w:rsidRDefault="00EB0DC9">
      <w:r w:rsidRPr="00EB0DC9">
        <w:t>Hangzhou Xingzhongwu Robotics</w:t>
      </w:r>
    </w:p>
    <w:p w14:paraId="51ACAC7E" w14:textId="67AF70C8" w:rsidR="00EB0DC9" w:rsidRDefault="001C5112">
      <w:pPr>
        <w:rPr>
          <w:ins w:id="0" w:author="ruthwik bhargav" w:date="2026-08-29T16:24:00Z" w16du:dateUtc="2026-08-29T10:54:00Z"/>
        </w:rPr>
      </w:pPr>
      <w:hyperlink r:id="rId16" w:history="1">
        <w:r w:rsidRPr="003F3293">
          <w:rPr>
            <w:rStyle w:val="Hyperlink"/>
          </w:rPr>
          <w:t>https://www.jiemian.com/article/13521533.html</w:t>
        </w:r>
      </w:hyperlink>
    </w:p>
    <w:p w14:paraId="5AAA0E3F" w14:textId="53FFB224" w:rsidR="006F0276" w:rsidRDefault="005F43B0">
      <w:pPr>
        <w:rPr>
          <w:ins w:id="1" w:author="ruthwik bhargav" w:date="2026-08-29T16:31:00Z" w16du:dateUtc="2026-08-29T11:01:00Z"/>
        </w:rPr>
      </w:pPr>
      <w:ins w:id="2" w:author="ruthwik bhargav" w:date="2026-08-29T16:31:00Z" w16du:dateUtc="2026-08-29T11:01:00Z">
        <w:r>
          <w:fldChar w:fldCharType="begin"/>
        </w:r>
        <w:r>
          <w:instrText>HYPERLINK "</w:instrText>
        </w:r>
      </w:ins>
      <w:ins w:id="3" w:author="ruthwik bhargav" w:date="2026-08-29T16:24:00Z" w16du:dateUtc="2026-08-29T10:54:00Z">
        <w:r w:rsidRPr="006F0276">
          <w:instrText>https://www.1lux.xyz/posts/xingwuzhong-robotics-2023</w:instrText>
        </w:r>
      </w:ins>
      <w:ins w:id="4" w:author="ruthwik bhargav" w:date="2026-08-29T16:31:00Z" w16du:dateUtc="2026-08-29T11:01:00Z">
        <w:r>
          <w:instrText>"</w:instrText>
        </w:r>
        <w:r>
          <w:fldChar w:fldCharType="separate"/>
        </w:r>
      </w:ins>
      <w:ins w:id="5" w:author="ruthwik bhargav" w:date="2026-08-29T16:24:00Z" w16du:dateUtc="2026-08-29T10:54:00Z">
        <w:r w:rsidRPr="00A85FAD">
          <w:rPr>
            <w:rStyle w:val="Hyperlink"/>
          </w:rPr>
          <w:t>https://www.1lux.xyz/posts/xingwuzhong-robotics-2023</w:t>
        </w:r>
      </w:ins>
      <w:ins w:id="6" w:author="ruthwik bhargav" w:date="2026-08-29T16:31:00Z" w16du:dateUtc="2026-08-29T11:01:00Z">
        <w:r>
          <w:fldChar w:fldCharType="end"/>
        </w:r>
      </w:ins>
    </w:p>
    <w:p w14:paraId="11720C9B" w14:textId="5B1BD66F" w:rsidR="005F43B0" w:rsidRDefault="007D405B">
      <w:pPr>
        <w:rPr>
          <w:ins w:id="7" w:author="ruthwik bhargav" w:date="2026-08-29T16:31:00Z" w16du:dateUtc="2026-08-29T11:01:00Z"/>
        </w:rPr>
      </w:pPr>
      <w:ins w:id="8" w:author="ruthwik bhargav" w:date="2026-08-29T16:31:00Z" w16du:dateUtc="2026-08-29T11:01:00Z">
        <w:r>
          <w:fldChar w:fldCharType="begin"/>
        </w:r>
        <w:r>
          <w:instrText>HYPERLINK "</w:instrText>
        </w:r>
        <w:r w:rsidRPr="005F43B0">
          <w:instrText>https://baijiahao.baidu.com/s?id=1825302869838438954&amp;wfr=spider&amp;for=pc</w:instrText>
        </w:r>
        <w:r>
          <w:instrText>"</w:instrText>
        </w:r>
        <w:r>
          <w:fldChar w:fldCharType="separate"/>
        </w:r>
        <w:r w:rsidRPr="00A85FAD">
          <w:rPr>
            <w:rStyle w:val="Hyperlink"/>
          </w:rPr>
          <w:t>https://baijiahao.baidu.com/s?id=1825302869838438954&amp;wfr=spider&amp;for=pc</w:t>
        </w:r>
        <w:r>
          <w:fldChar w:fldCharType="end"/>
        </w:r>
      </w:ins>
    </w:p>
    <w:p w14:paraId="15CF3A63" w14:textId="1DDB504C" w:rsidR="007D405B" w:rsidRDefault="00B4001B">
      <w:pPr>
        <w:rPr>
          <w:ins w:id="9" w:author="ruthwik bhargav" w:date="2026-08-29T16:34:00Z" w16du:dateUtc="2026-08-29T11:04:00Z"/>
        </w:rPr>
      </w:pPr>
      <w:ins w:id="10" w:author="ruthwik bhargav" w:date="2026-08-29T16:34:00Z" w16du:dateUtc="2026-08-29T11:04:00Z">
        <w:r>
          <w:fldChar w:fldCharType="begin"/>
        </w:r>
        <w:r>
          <w:instrText>HYPERLINK "</w:instrText>
        </w:r>
      </w:ins>
      <w:ins w:id="11" w:author="ruthwik bhargav" w:date="2026-08-29T16:31:00Z" w16du:dateUtc="2026-08-29T11:01:00Z">
        <w:r w:rsidRPr="007D405B">
          <w:instrText>https://xingwuzhong.cn/index.html</w:instrText>
        </w:r>
      </w:ins>
      <w:ins w:id="12" w:author="ruthwik bhargav" w:date="2026-08-29T16:34:00Z" w16du:dateUtc="2026-08-29T11:04:00Z">
        <w:r>
          <w:instrText>"</w:instrText>
        </w:r>
        <w:r>
          <w:fldChar w:fldCharType="separate"/>
        </w:r>
      </w:ins>
      <w:ins w:id="13" w:author="ruthwik bhargav" w:date="2026-08-29T16:31:00Z" w16du:dateUtc="2026-08-29T11:01:00Z">
        <w:r w:rsidRPr="00A85FAD">
          <w:rPr>
            <w:rStyle w:val="Hyperlink"/>
          </w:rPr>
          <w:t>https://xingwuzhong.cn/index.html</w:t>
        </w:r>
      </w:ins>
      <w:ins w:id="14" w:author="ruthwik bhargav" w:date="2026-08-29T16:34:00Z" w16du:dateUtc="2026-08-29T11:04:00Z">
        <w:r>
          <w:fldChar w:fldCharType="end"/>
        </w:r>
      </w:ins>
    </w:p>
    <w:p w14:paraId="2B2BD985" w14:textId="6A120C3D" w:rsidR="004E77BA" w:rsidRDefault="004E77BA">
      <w:pPr>
        <w:rPr>
          <w:ins w:id="15" w:author="ruthwik bhargav" w:date="2026-08-29T16:34:00Z" w16du:dateUtc="2026-08-29T11:04:00Z"/>
        </w:rPr>
      </w:pPr>
      <w:ins w:id="16" w:author="ruthwik bhargav" w:date="2026-08-29T16:34:00Z" w16du:dateUtc="2026-08-29T11:04:00Z">
        <w:r>
          <w:t>video:</w:t>
        </w:r>
      </w:ins>
    </w:p>
    <w:p w14:paraId="28C9AF0D" w14:textId="528E908E" w:rsidR="00B4001B" w:rsidRDefault="00B4001B">
      <w:ins w:id="17" w:author="ruthwik bhargav" w:date="2026-08-29T16:34:00Z" w16du:dateUtc="2026-08-29T11:04:00Z">
        <w:r w:rsidRPr="00B4001B">
          <w:t>https://mbd.baidu.com/newspage/data/videolanding?nid=sv_3664899386816818986&amp;sourceFrom=qmj</w:t>
        </w:r>
      </w:ins>
    </w:p>
    <w:p w14:paraId="2DF9551B" w14:textId="77777777" w:rsidR="001C5112" w:rsidRDefault="001C5112"/>
    <w:p w14:paraId="21040301" w14:textId="79FA0499" w:rsidR="001C5112" w:rsidRDefault="001C5112">
      <w:r>
        <w:t>vion botics:</w:t>
      </w:r>
    </w:p>
    <w:p w14:paraId="22D80B7F" w14:textId="03E86B66" w:rsidR="001C5112" w:rsidRDefault="001C5112" w:rsidP="008E51F0">
      <w:pPr>
        <w:ind w:firstLine="720"/>
      </w:pPr>
      <w:hyperlink r:id="rId17" w:history="1">
        <w:r w:rsidRPr="003F3293">
          <w:rPr>
            <w:rStyle w:val="Hyperlink"/>
          </w:rPr>
          <w:t>https://www.vionbotics.com/solutions</w:t>
        </w:r>
      </w:hyperlink>
    </w:p>
    <w:p w14:paraId="39C23DA1" w14:textId="11B7CE7D" w:rsidR="001C5112" w:rsidRDefault="001C5112">
      <w:hyperlink r:id="rId18" w:history="1">
        <w:r w:rsidRPr="003F3293">
          <w:rPr>
            <w:rStyle w:val="Hyperlink"/>
          </w:rPr>
          <w:t>https://cn.chinadaily.com.cn/a/202511/24/WS6924235fa310942cc4993183.html</w:t>
        </w:r>
      </w:hyperlink>
    </w:p>
    <w:p w14:paraId="7018A782" w14:textId="77777777" w:rsidR="001C5112" w:rsidRDefault="001C5112"/>
    <w:p w14:paraId="211A68AF" w14:textId="2166A6BA" w:rsidR="001C5112" w:rsidRDefault="001C5112">
      <w:r>
        <w:t>singapore hytron :</w:t>
      </w:r>
    </w:p>
    <w:p w14:paraId="402F9482" w14:textId="77777777" w:rsidR="00297ED8" w:rsidRDefault="00297ED8"/>
    <w:p w14:paraId="6224AD53" w14:textId="77777777" w:rsidR="00297ED8" w:rsidRDefault="00297ED8"/>
    <w:p w14:paraId="49ABECA5" w14:textId="77777777" w:rsidR="00297ED8" w:rsidRDefault="00297ED8"/>
    <w:p w14:paraId="6420A5BB" w14:textId="77777777" w:rsidR="00297ED8" w:rsidRDefault="00297ED8"/>
    <w:p w14:paraId="5A6E1EE9" w14:textId="23E544B1" w:rsidR="001C5112" w:rsidRDefault="00297ED8">
      <w:pPr>
        <w:rPr>
          <w:sz w:val="16"/>
          <w:szCs w:val="16"/>
        </w:rPr>
      </w:pPr>
      <w:hyperlink r:id="rId19" w:history="1">
        <w:r w:rsidRPr="00297ED8">
          <w:rPr>
            <w:rStyle w:val="Hyperlink"/>
            <w:sz w:val="16"/>
            <w:szCs w:val="16"/>
          </w:rPr>
          <w:t>https://www.media-outreach.com/news/singapore/2024/11/07/339138/pmec%E6%97%97%E4%B8%8B%E7%9A%84primech-ai-%E6%8E%A8%E5%87%BA-ai-%E9%A9%B1%E5%8A%A8%E8%87%AA%E5%8A%A8%E5%8C%96%E5%8D%AB%E7%94%9F%E9%97%B4%E6%B8%85%E6%B4%81%E6%9C%BA%E5%99%A8%E4%BA%BAhytron-%E6%8F%90/</w:t>
        </w:r>
      </w:hyperlink>
    </w:p>
    <w:p w14:paraId="6D2FB43D" w14:textId="50A25720" w:rsidR="00297ED8" w:rsidRDefault="004A3426">
      <w:pPr>
        <w:rPr>
          <w:ins w:id="18" w:author="ruthwik bhargav" w:date="2026-08-29T17:12:00Z" w16du:dateUtc="2026-08-29T11:42:00Z"/>
          <w:sz w:val="16"/>
          <w:szCs w:val="16"/>
        </w:rPr>
      </w:pPr>
      <w:hyperlink r:id="rId20" w:history="1">
        <w:r w:rsidRPr="00A85FAD">
          <w:rPr>
            <w:rStyle w:val="Hyperlink"/>
            <w:sz w:val="16"/>
            <w:szCs w:val="16"/>
          </w:rPr>
          <w:t>https://www.youtube.com/watch?v=HBFBTs5vRjs</w:t>
        </w:r>
      </w:hyperlink>
    </w:p>
    <w:p w14:paraId="346B9B3C" w14:textId="2009A83B" w:rsidR="00E415CF" w:rsidRDefault="00631EB6">
      <w:pPr>
        <w:rPr>
          <w:ins w:id="19" w:author="ruthwik bhargav" w:date="2026-08-30T01:38:00Z" w16du:dateUtc="2026-08-29T20:08:00Z"/>
          <w:sz w:val="16"/>
          <w:szCs w:val="16"/>
        </w:rPr>
      </w:pPr>
      <w:ins w:id="20" w:author="ruthwik bhargav" w:date="2026-08-29T17:15:00Z" w16du:dateUtc="2026-08-29T11:45:00Z">
        <w:r>
          <w:rPr>
            <w:sz w:val="16"/>
            <w:szCs w:val="16"/>
          </w:rPr>
          <w:t>peanut robotics:</w:t>
        </w:r>
      </w:ins>
    </w:p>
    <w:p w14:paraId="39FB1C3D" w14:textId="77777777" w:rsidR="006476AA" w:rsidRDefault="006476AA">
      <w:pPr>
        <w:rPr>
          <w:ins w:id="21" w:author="ruthwik bhargav" w:date="2026-08-30T01:38:00Z" w16du:dateUtc="2026-08-29T20:08:00Z"/>
          <w:sz w:val="16"/>
          <w:szCs w:val="16"/>
        </w:rPr>
      </w:pPr>
    </w:p>
    <w:p w14:paraId="41D829CE" w14:textId="27234A3D" w:rsidR="006476AA" w:rsidRDefault="006476AA">
      <w:pPr>
        <w:rPr>
          <w:ins w:id="22" w:author="ruthwik bhargav" w:date="2026-08-29T17:12:00Z" w16du:dateUtc="2026-08-29T11:42:00Z"/>
          <w:sz w:val="16"/>
          <w:szCs w:val="16"/>
        </w:rPr>
      </w:pPr>
      <w:ins w:id="23" w:author="ruthwik bhargav" w:date="2026-08-30T01:38:00Z" w16du:dateUtc="2026-08-29T20:08:00Z">
        <w:r w:rsidRPr="006476AA">
          <w:rPr>
            <w:sz w:val="16"/>
            <w:szCs w:val="16"/>
          </w:rPr>
          <w:t>https://www.hotelmanagement.net/operate/rlh-corporation-introduces-housekeeping-robot</w:t>
        </w:r>
      </w:ins>
    </w:p>
    <w:p w14:paraId="7F034102" w14:textId="77777777" w:rsidR="00E415CF" w:rsidRPr="00E415CF" w:rsidRDefault="00E415CF" w:rsidP="00E415CF">
      <w:pPr>
        <w:rPr>
          <w:ins w:id="24" w:author="ruthwik bhargav" w:date="2026-08-29T17:12:00Z"/>
          <w:sz w:val="16"/>
          <w:szCs w:val="16"/>
        </w:rPr>
      </w:pPr>
      <w:ins w:id="25" w:author="ruthwik bhargav" w:date="2026-08-29T17:12:00Z">
        <w:r w:rsidRPr="00E415CF">
          <w:rPr>
            <w:sz w:val="16"/>
            <w:szCs w:val="16"/>
          </w:rPr>
          <w:t xml:space="preserve">The </w:t>
        </w:r>
        <w:r w:rsidRPr="00E415CF">
          <w:rPr>
            <w:b/>
            <w:bCs/>
            <w:sz w:val="16"/>
            <w:szCs w:val="16"/>
          </w:rPr>
          <w:t>CEO</w:t>
        </w:r>
        <w:r w:rsidRPr="00E415CF">
          <w:rPr>
            <w:sz w:val="16"/>
            <w:szCs w:val="16"/>
          </w:rPr>
          <w:t xml:space="preserve"> of Peanut Robotics is </w:t>
        </w:r>
        <w:r w:rsidRPr="00E415CF">
          <w:rPr>
            <w:b/>
            <w:bCs/>
            <w:sz w:val="16"/>
            <w:szCs w:val="16"/>
          </w:rPr>
          <w:fldChar w:fldCharType="begin"/>
        </w:r>
        <w:r w:rsidRPr="00E415CF">
          <w:rPr>
            <w:b/>
            <w:bCs/>
            <w:sz w:val="16"/>
            <w:szCs w:val="16"/>
          </w:rPr>
          <w:instrText>HYPERLINK "https://www.linkedin.com/in/jaugenbraun" \t "_blank"</w:instrText>
        </w:r>
        <w:r w:rsidRPr="00E415CF">
          <w:rPr>
            <w:b/>
            <w:bCs/>
            <w:sz w:val="16"/>
            <w:szCs w:val="16"/>
          </w:rPr>
        </w:r>
        <w:r w:rsidRPr="00E415CF">
          <w:rPr>
            <w:b/>
            <w:bCs/>
            <w:sz w:val="16"/>
            <w:szCs w:val="16"/>
          </w:rPr>
          <w:fldChar w:fldCharType="separate"/>
        </w:r>
        <w:r w:rsidRPr="00E415CF">
          <w:rPr>
            <w:rStyle w:val="Hyperlink"/>
            <w:sz w:val="16"/>
            <w:szCs w:val="16"/>
          </w:rPr>
          <w:t>Joe Augenbraun</w:t>
        </w:r>
      </w:ins>
      <w:ins w:id="26" w:author="ruthwik bhargav" w:date="2026-08-29T17:12:00Z" w16du:dateUtc="2026-08-29T11:42:00Z">
        <w:r w:rsidRPr="00E415CF">
          <w:rPr>
            <w:sz w:val="16"/>
            <w:szCs w:val="16"/>
          </w:rPr>
          <w:fldChar w:fldCharType="end"/>
        </w:r>
      </w:ins>
      <w:ins w:id="27" w:author="ruthwik bhargav" w:date="2026-08-29T17:12:00Z">
        <w:r w:rsidRPr="00E415CF">
          <w:rPr>
            <w:sz w:val="16"/>
            <w:szCs w:val="16"/>
          </w:rPr>
          <w:t>. [</w:t>
        </w:r>
        <w:r w:rsidRPr="00E415CF">
          <w:rPr>
            <w:sz w:val="16"/>
            <w:szCs w:val="16"/>
          </w:rPr>
          <w:fldChar w:fldCharType="begin"/>
        </w:r>
        <w:r w:rsidRPr="00E415CF">
          <w:rPr>
            <w:sz w:val="16"/>
            <w:szCs w:val="16"/>
          </w:rPr>
          <w:instrText>HYPERLINK "https://tracxn.com/d/companies/peanut-robotics/__Yh6hAuz91P_qRPsXIyXT6ZooSslesocv0nI0qS5Nv6A"</w:instrText>
        </w:r>
        <w:r w:rsidRPr="00E415CF">
          <w:rPr>
            <w:sz w:val="16"/>
            <w:szCs w:val="16"/>
          </w:rPr>
        </w:r>
        <w:r w:rsidRPr="00E415CF">
          <w:rPr>
            <w:sz w:val="16"/>
            <w:szCs w:val="16"/>
          </w:rPr>
          <w:fldChar w:fldCharType="separate"/>
        </w:r>
        <w:r w:rsidRPr="00E415CF">
          <w:rPr>
            <w:rStyle w:val="Hyperlink"/>
            <w:sz w:val="16"/>
            <w:szCs w:val="16"/>
          </w:rPr>
          <w:t>1</w:t>
        </w:r>
      </w:ins>
      <w:ins w:id="28" w:author="ruthwik bhargav" w:date="2026-08-29T17:12:00Z" w16du:dateUtc="2026-08-29T11:42:00Z">
        <w:r w:rsidRPr="00E415CF">
          <w:rPr>
            <w:sz w:val="16"/>
            <w:szCs w:val="16"/>
          </w:rPr>
          <w:fldChar w:fldCharType="end"/>
        </w:r>
      </w:ins>
      <w:ins w:id="29" w:author="ruthwik bhargav" w:date="2026-08-29T17:12:00Z">
        <w:r w:rsidRPr="00E415CF">
          <w:rPr>
            <w:sz w:val="16"/>
            <w:szCs w:val="16"/>
          </w:rPr>
          <w:t>]</w:t>
        </w:r>
      </w:ins>
    </w:p>
    <w:p w14:paraId="3AE1F744" w14:textId="77777777" w:rsidR="00E415CF" w:rsidRPr="00E415CF" w:rsidRDefault="00E415CF" w:rsidP="00E415CF">
      <w:pPr>
        <w:rPr>
          <w:ins w:id="30" w:author="ruthwik bhargav" w:date="2026-08-29T17:12:00Z"/>
          <w:sz w:val="16"/>
          <w:szCs w:val="16"/>
        </w:rPr>
      </w:pPr>
      <w:ins w:id="31" w:author="ruthwik bhargav" w:date="2026-08-29T17:12:00Z">
        <w:r w:rsidRPr="00E415CF">
          <w:rPr>
            <w:sz w:val="16"/>
            <w:szCs w:val="16"/>
          </w:rPr>
          <w:t>The main leadership and foundational team members include:</w:t>
        </w:r>
      </w:ins>
    </w:p>
    <w:p w14:paraId="09D7CA31" w14:textId="77777777" w:rsidR="00E415CF" w:rsidRDefault="00E415CF" w:rsidP="00E415CF">
      <w:pPr>
        <w:numPr>
          <w:ilvl w:val="0"/>
          <w:numId w:val="9"/>
        </w:numPr>
        <w:rPr>
          <w:ins w:id="32" w:author="ruthwik bhargav" w:date="2026-08-30T02:08:00Z" w16du:dateUtc="2026-08-29T20:38:00Z"/>
          <w:sz w:val="16"/>
          <w:szCs w:val="16"/>
        </w:rPr>
      </w:pPr>
      <w:ins w:id="33" w:author="ruthwik bhargav" w:date="2026-08-29T17:12:00Z">
        <w:r w:rsidRPr="00E415CF">
          <w:rPr>
            <w:b/>
            <w:bCs/>
            <w:sz w:val="16"/>
            <w:szCs w:val="16"/>
            <w:u w:val="single"/>
          </w:rPr>
          <w:t>Ashis Ghosh</w:t>
        </w:r>
        <w:r w:rsidRPr="00E415CF">
          <w:rPr>
            <w:sz w:val="16"/>
            <w:szCs w:val="16"/>
          </w:rPr>
          <w:t>: Co-Founder &amp; former CTO</w:t>
        </w:r>
      </w:ins>
    </w:p>
    <w:p w14:paraId="666AC73F" w14:textId="2830CE21" w:rsidR="00060D20" w:rsidRDefault="00060D20" w:rsidP="00060D20">
      <w:pPr>
        <w:ind w:left="720"/>
        <w:rPr>
          <w:ins w:id="34" w:author="ruthwik bhargav" w:date="2026-08-30T02:08:00Z" w16du:dateUtc="2026-08-29T20:38:00Z"/>
          <w:sz w:val="16"/>
          <w:szCs w:val="16"/>
        </w:rPr>
      </w:pPr>
      <w:ins w:id="35" w:author="ruthwik bhargav" w:date="2026-08-30T02:08:00Z" w16du:dateUtc="2026-08-29T20:38:00Z"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>HYPERLINK "</w:instrText>
        </w:r>
        <w:r w:rsidRPr="00060D20">
          <w:rPr>
            <w:sz w:val="16"/>
            <w:szCs w:val="16"/>
          </w:rPr>
          <w:instrText>https://x.com/ashis_ghosh_</w:instrText>
        </w:r>
        <w:r>
          <w:rPr>
            <w:sz w:val="16"/>
            <w:szCs w:val="16"/>
          </w:rPr>
          <w:instrText>"</w:instrText>
        </w:r>
        <w:r>
          <w:rPr>
            <w:sz w:val="16"/>
            <w:szCs w:val="16"/>
          </w:rPr>
        </w:r>
        <w:r>
          <w:rPr>
            <w:sz w:val="16"/>
            <w:szCs w:val="16"/>
          </w:rPr>
          <w:fldChar w:fldCharType="separate"/>
        </w:r>
        <w:r w:rsidRPr="002378D7">
          <w:rPr>
            <w:rStyle w:val="Hyperlink"/>
            <w:sz w:val="16"/>
            <w:szCs w:val="16"/>
          </w:rPr>
          <w:t>https://x.com/ashis_ghosh_</w:t>
        </w:r>
        <w:r>
          <w:rPr>
            <w:sz w:val="16"/>
            <w:szCs w:val="16"/>
          </w:rPr>
          <w:fldChar w:fldCharType="end"/>
        </w:r>
      </w:ins>
    </w:p>
    <w:p w14:paraId="0951B731" w14:textId="7B53B021" w:rsidR="00060D20" w:rsidRDefault="009E629C">
      <w:pPr>
        <w:ind w:left="720"/>
        <w:rPr>
          <w:sz w:val="16"/>
          <w:szCs w:val="16"/>
        </w:rPr>
      </w:pP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>HYPERLINK "</w:instrText>
      </w:r>
      <w:ins w:id="36" w:author="ruthwik bhargav" w:date="2026-08-30T02:09:00Z" w16du:dateUtc="2026-08-29T20:39:00Z">
        <w:r w:rsidRPr="00060D20">
          <w:rPr>
            <w:sz w:val="16"/>
            <w:szCs w:val="16"/>
          </w:rPr>
          <w:instrText>https://bio.site/ashis</w:instrText>
        </w:r>
      </w:ins>
      <w:r>
        <w:rPr>
          <w:sz w:val="16"/>
          <w:szCs w:val="16"/>
        </w:rPr>
        <w:instrText>"</w:instrText>
      </w:r>
      <w:r>
        <w:rPr>
          <w:sz w:val="16"/>
          <w:szCs w:val="16"/>
        </w:rPr>
      </w:r>
      <w:r>
        <w:rPr>
          <w:sz w:val="16"/>
          <w:szCs w:val="16"/>
        </w:rPr>
        <w:fldChar w:fldCharType="separate"/>
      </w:r>
      <w:ins w:id="37" w:author="ruthwik bhargav" w:date="2026-08-30T02:09:00Z" w16du:dateUtc="2026-08-29T20:39:00Z">
        <w:r w:rsidRPr="001D41AD">
          <w:rPr>
            <w:rStyle w:val="Hyperlink"/>
            <w:sz w:val="16"/>
            <w:szCs w:val="16"/>
          </w:rPr>
          <w:t>https://bio.site/ashis</w:t>
        </w:r>
      </w:ins>
      <w:r>
        <w:rPr>
          <w:sz w:val="16"/>
          <w:szCs w:val="16"/>
        </w:rPr>
        <w:fldChar w:fldCharType="end"/>
      </w:r>
    </w:p>
    <w:p w14:paraId="679F2C61" w14:textId="2D4BEF3C" w:rsidR="009E629C" w:rsidRDefault="009E629C" w:rsidP="009E629C">
      <w:pPr>
        <w:ind w:left="720"/>
        <w:rPr>
          <w:sz w:val="16"/>
          <w:szCs w:val="16"/>
        </w:rPr>
      </w:pPr>
      <w:hyperlink r:id="rId21" w:history="1">
        <w:r w:rsidRPr="001D41AD">
          <w:rPr>
            <w:rStyle w:val="Hyperlink"/>
            <w:sz w:val="16"/>
            <w:szCs w:val="16"/>
          </w:rPr>
          <w:t>https://www.forbes.com/councils/forbestechcouncil/2026/03/12/commercial-cleaning-robots-are-more-viable-than-you-think-and-what-will-separate-the-winners/</w:t>
        </w:r>
      </w:hyperlink>
    </w:p>
    <w:p w14:paraId="324E9FFF" w14:textId="39A8E4C4" w:rsidR="009E629C" w:rsidRPr="00E415CF" w:rsidRDefault="009E629C" w:rsidP="009E629C">
      <w:pPr>
        <w:ind w:left="720"/>
        <w:rPr>
          <w:ins w:id="38" w:author="ruthwik bhargav" w:date="2026-08-29T17:12:00Z"/>
          <w:sz w:val="16"/>
          <w:szCs w:val="16"/>
        </w:rPr>
      </w:pPr>
      <w:r w:rsidRPr="009E629C">
        <w:rPr>
          <w:sz w:val="16"/>
          <w:szCs w:val="16"/>
        </w:rPr>
        <w:t>https://www.forbes.com/councils/forbestechcouncil/2026/04/02/why-robotics-demos-fail-in-the-real-world/</w:t>
      </w:r>
    </w:p>
    <w:p w14:paraId="36746F27" w14:textId="77777777" w:rsidR="00E415CF" w:rsidRDefault="00E415CF" w:rsidP="00E415CF">
      <w:pPr>
        <w:numPr>
          <w:ilvl w:val="0"/>
          <w:numId w:val="9"/>
        </w:numPr>
        <w:rPr>
          <w:ins w:id="39" w:author="ruthwik bhargav" w:date="2026-08-30T02:16:00Z" w16du:dateUtc="2026-08-29T20:46:00Z"/>
          <w:sz w:val="16"/>
          <w:szCs w:val="16"/>
        </w:rPr>
      </w:pPr>
      <w:ins w:id="40" w:author="ruthwik bhargav" w:date="2026-08-29T17:12:00Z">
        <w:r w:rsidRPr="00E415CF">
          <w:rPr>
            <w:b/>
            <w:bCs/>
            <w:sz w:val="16"/>
            <w:szCs w:val="16"/>
          </w:rPr>
          <w:t>Mike Bruno</w:t>
        </w:r>
        <w:r w:rsidRPr="00E415CF">
          <w:rPr>
            <w:sz w:val="16"/>
            <w:szCs w:val="16"/>
          </w:rPr>
          <w:t>: President and Co-Founder</w:t>
        </w:r>
      </w:ins>
    </w:p>
    <w:p w14:paraId="0D569FF0" w14:textId="15CCCB56" w:rsidR="00D94D25" w:rsidRPr="00E415CF" w:rsidRDefault="00D94D25">
      <w:pPr>
        <w:ind w:left="720"/>
        <w:rPr>
          <w:ins w:id="41" w:author="ruthwik bhargav" w:date="2026-08-29T17:12:00Z"/>
          <w:sz w:val="16"/>
          <w:szCs w:val="16"/>
        </w:rPr>
        <w:pPrChange w:id="42" w:author="ruthwik bhargav" w:date="2026-08-30T02:16:00Z" w16du:dateUtc="2026-08-29T20:46:00Z">
          <w:pPr>
            <w:numPr>
              <w:numId w:val="9"/>
            </w:numPr>
            <w:tabs>
              <w:tab w:val="num" w:pos="720"/>
            </w:tabs>
            <w:ind w:left="720" w:hanging="360"/>
          </w:pPr>
        </w:pPrChange>
      </w:pPr>
      <w:ins w:id="43" w:author="ruthwik bhargav" w:date="2026-08-30T02:16:00Z" w16du:dateUtc="2026-08-29T20:46:00Z">
        <w:r w:rsidRPr="00D94D25">
          <w:rPr>
            <w:sz w:val="16"/>
            <w:szCs w:val="16"/>
          </w:rPr>
          <w:t>https://www.linkedin.com/in/mike-bruno-a526491/</w:t>
        </w:r>
      </w:ins>
    </w:p>
    <w:p w14:paraId="2BD8EB3C" w14:textId="77777777" w:rsidR="00E415CF" w:rsidRDefault="00E415CF" w:rsidP="00E415CF">
      <w:pPr>
        <w:numPr>
          <w:ilvl w:val="0"/>
          <w:numId w:val="9"/>
        </w:numPr>
        <w:rPr>
          <w:ins w:id="44" w:author="ruthwik bhargav" w:date="2026-08-30T02:37:00Z" w16du:dateUtc="2026-08-29T21:07:00Z"/>
          <w:sz w:val="16"/>
          <w:szCs w:val="16"/>
        </w:rPr>
      </w:pPr>
      <w:ins w:id="45" w:author="ruthwik bhargav" w:date="2026-08-29T17:12:00Z">
        <w:r w:rsidRPr="00E415CF">
          <w:rPr>
            <w:b/>
            <w:bCs/>
            <w:sz w:val="16"/>
            <w:szCs w:val="16"/>
          </w:rPr>
          <w:t>Achille Verheye</w:t>
        </w:r>
        <w:r w:rsidRPr="00E415CF">
          <w:rPr>
            <w:sz w:val="16"/>
            <w:szCs w:val="16"/>
          </w:rPr>
          <w:t>: Co-Founder</w:t>
        </w:r>
      </w:ins>
    </w:p>
    <w:p w14:paraId="0B21C1EB" w14:textId="09CA2148" w:rsidR="008D612B" w:rsidRDefault="008D612B">
      <w:pPr>
        <w:ind w:left="720"/>
        <w:rPr>
          <w:ins w:id="46" w:author="ruthwik bhargav" w:date="2026-08-30T02:37:00Z" w16du:dateUtc="2026-08-29T21:07:00Z"/>
          <w:sz w:val="16"/>
          <w:szCs w:val="16"/>
        </w:rPr>
        <w:pPrChange w:id="47" w:author="ruthwik bhargav" w:date="2026-08-30T02:37:00Z" w16du:dateUtc="2026-08-29T21:07:00Z">
          <w:pPr>
            <w:numPr>
              <w:numId w:val="9"/>
            </w:numPr>
            <w:tabs>
              <w:tab w:val="num" w:pos="720"/>
            </w:tabs>
            <w:ind w:left="720" w:hanging="360"/>
          </w:pPr>
        </w:pPrChange>
      </w:pPr>
      <w:ins w:id="48" w:author="ruthwik bhargav" w:date="2026-08-30T02:37:00Z" w16du:dateUtc="2026-08-29T21:07:00Z"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>HYPERLINK "</w:instrText>
        </w:r>
        <w:r w:rsidRPr="008D612B">
          <w:rPr>
            <w:rPrChange w:id="49" w:author="ruthwik bhargav" w:date="2026-08-30T02:37:00Z" w16du:dateUtc="2026-08-29T21:07:00Z">
              <w:rPr>
                <w:rStyle w:val="Hyperlink"/>
                <w:sz w:val="16"/>
                <w:szCs w:val="16"/>
              </w:rPr>
            </w:rPrChange>
          </w:rPr>
          <w:instrText>https://www.achille.fyi/home</w:instrText>
        </w:r>
        <w:r>
          <w:rPr>
            <w:sz w:val="16"/>
            <w:szCs w:val="16"/>
          </w:rPr>
          <w:instrText>"</w:instrText>
        </w:r>
        <w:r>
          <w:rPr>
            <w:sz w:val="16"/>
            <w:szCs w:val="16"/>
          </w:rPr>
        </w:r>
        <w:r>
          <w:rPr>
            <w:sz w:val="16"/>
            <w:szCs w:val="16"/>
          </w:rPr>
          <w:fldChar w:fldCharType="separate"/>
        </w:r>
        <w:r w:rsidRPr="008D612B">
          <w:rPr>
            <w:rStyle w:val="Hyperlink"/>
            <w:sz w:val="16"/>
            <w:szCs w:val="16"/>
          </w:rPr>
          <w:t>https://www.achille.fyi/home</w:t>
        </w:r>
        <w:r>
          <w:rPr>
            <w:sz w:val="16"/>
            <w:szCs w:val="16"/>
          </w:rPr>
          <w:fldChar w:fldCharType="end"/>
        </w:r>
      </w:ins>
    </w:p>
    <w:p w14:paraId="5D92CAF1" w14:textId="6D4D1E17" w:rsidR="008D612B" w:rsidRDefault="001C0E6E" w:rsidP="008D612B">
      <w:pPr>
        <w:ind w:left="720"/>
        <w:rPr>
          <w:ins w:id="50" w:author="ruthwik bhargav" w:date="2026-08-30T02:57:00Z" w16du:dateUtc="2026-08-29T21:27:00Z"/>
          <w:sz w:val="16"/>
          <w:szCs w:val="16"/>
        </w:rPr>
      </w:pPr>
      <w:ins w:id="51" w:author="ruthwik bhargav" w:date="2026-08-30T02:57:00Z" w16du:dateUtc="2026-08-29T21:27:00Z"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>HYPERLINK "</w:instrText>
        </w:r>
      </w:ins>
      <w:ins w:id="52" w:author="ruthwik bhargav" w:date="2026-08-30T02:37:00Z" w16du:dateUtc="2026-08-29T21:07:00Z">
        <w:r w:rsidRPr="008D612B">
          <w:rPr>
            <w:sz w:val="16"/>
            <w:szCs w:val="16"/>
          </w:rPr>
          <w:instrText>https://www.achille.fyi/curriculum-vitae</w:instrText>
        </w:r>
      </w:ins>
      <w:ins w:id="53" w:author="ruthwik bhargav" w:date="2026-08-30T02:57:00Z" w16du:dateUtc="2026-08-29T21:27:00Z">
        <w:r>
          <w:rPr>
            <w:sz w:val="16"/>
            <w:szCs w:val="16"/>
          </w:rPr>
          <w:instrText>"</w:instrText>
        </w:r>
        <w:r>
          <w:rPr>
            <w:sz w:val="16"/>
            <w:szCs w:val="16"/>
          </w:rPr>
        </w:r>
        <w:r>
          <w:rPr>
            <w:sz w:val="16"/>
            <w:szCs w:val="16"/>
          </w:rPr>
          <w:fldChar w:fldCharType="separate"/>
        </w:r>
      </w:ins>
      <w:ins w:id="54" w:author="ruthwik bhargav" w:date="2026-08-30T02:37:00Z" w16du:dateUtc="2026-08-29T21:07:00Z">
        <w:r w:rsidRPr="002378D7">
          <w:rPr>
            <w:rStyle w:val="Hyperlink"/>
            <w:sz w:val="16"/>
            <w:szCs w:val="16"/>
          </w:rPr>
          <w:t>https://www.achille.fyi/curriculum-vitae</w:t>
        </w:r>
      </w:ins>
      <w:ins w:id="55" w:author="ruthwik bhargav" w:date="2026-08-30T02:57:00Z" w16du:dateUtc="2026-08-29T21:27:00Z">
        <w:r>
          <w:rPr>
            <w:sz w:val="16"/>
            <w:szCs w:val="16"/>
          </w:rPr>
          <w:fldChar w:fldCharType="end"/>
        </w:r>
      </w:ins>
    </w:p>
    <w:p w14:paraId="108F5960" w14:textId="2D1E5800" w:rsidR="001C0E6E" w:rsidRDefault="001C0E6E" w:rsidP="001C0E6E">
      <w:pPr>
        <w:rPr>
          <w:ins w:id="56" w:author="ruthwik bhargav" w:date="2026-08-30T02:57:00Z" w16du:dateUtc="2026-08-29T21:27:00Z"/>
          <w:sz w:val="16"/>
          <w:szCs w:val="16"/>
        </w:rPr>
      </w:pPr>
      <w:ins w:id="57" w:author="ruthwik bhargav" w:date="2026-08-30T02:57:00Z">
        <w:r w:rsidRPr="001C0E6E">
          <w:rPr>
            <w:sz w:val="16"/>
            <w:szCs w:val="16"/>
          </w:rPr>
          <w:t>Parth Sanghvi</w:t>
        </w:r>
      </w:ins>
    </w:p>
    <w:p w14:paraId="4010FF8C" w14:textId="058D124A" w:rsidR="001C0E6E" w:rsidRDefault="001C0E6E" w:rsidP="001C0E6E">
      <w:pPr>
        <w:rPr>
          <w:ins w:id="58" w:author="ruthwik bhargav" w:date="2026-08-30T02:57:00Z" w16du:dateUtc="2026-08-29T21:27:00Z"/>
          <w:sz w:val="16"/>
          <w:szCs w:val="16"/>
        </w:rPr>
      </w:pPr>
      <w:ins w:id="59" w:author="ruthwik bhargav" w:date="2026-08-30T02:57:00Z">
        <w:r w:rsidRPr="001C0E6E">
          <w:rPr>
            <w:sz w:val="16"/>
            <w:szCs w:val="16"/>
          </w:rPr>
          <w:t>Harsh Dhruva</w:t>
        </w:r>
      </w:ins>
    </w:p>
    <w:p w14:paraId="7665F9D0" w14:textId="39607C8B" w:rsidR="001C0E6E" w:rsidRDefault="001C0E6E" w:rsidP="001C0E6E">
      <w:pPr>
        <w:rPr>
          <w:ins w:id="60" w:author="ruthwik bhargav" w:date="2026-08-30T02:57:00Z" w16du:dateUtc="2026-08-29T21:27:00Z"/>
          <w:sz w:val="16"/>
          <w:szCs w:val="16"/>
        </w:rPr>
      </w:pPr>
      <w:ins w:id="61" w:author="ruthwik bhargav" w:date="2026-08-30T02:57:00Z">
        <w:r w:rsidRPr="001C0E6E">
          <w:rPr>
            <w:sz w:val="16"/>
            <w:szCs w:val="16"/>
          </w:rPr>
          <w:t>Jay Karimi</w:t>
        </w:r>
      </w:ins>
    </w:p>
    <w:p w14:paraId="4C532A3D" w14:textId="23F40BE2" w:rsidR="001C0E6E" w:rsidRDefault="001C0E6E" w:rsidP="001C0E6E">
      <w:pPr>
        <w:rPr>
          <w:ins w:id="62" w:author="ruthwik bhargav" w:date="2026-08-30T03:17:00Z" w16du:dateUtc="2026-08-29T21:47:00Z"/>
          <w:sz w:val="16"/>
          <w:szCs w:val="16"/>
        </w:rPr>
      </w:pPr>
      <w:ins w:id="63" w:author="ruthwik bhargav" w:date="2026-08-30T02:57:00Z">
        <w:r w:rsidRPr="001C0E6E">
          <w:rPr>
            <w:sz w:val="16"/>
            <w:szCs w:val="16"/>
          </w:rPr>
          <w:t>Zach Price</w:t>
        </w:r>
      </w:ins>
    </w:p>
    <w:p w14:paraId="128C00F9" w14:textId="78D7F21E" w:rsidR="000148FB" w:rsidRDefault="000148FB" w:rsidP="001C0E6E">
      <w:pPr>
        <w:rPr>
          <w:ins w:id="64" w:author="ruthwik bhargav" w:date="2026-08-30T03:17:00Z" w16du:dateUtc="2026-08-29T21:47:00Z"/>
          <w:sz w:val="16"/>
          <w:szCs w:val="16"/>
        </w:rPr>
      </w:pPr>
      <w:ins w:id="65" w:author="ruthwik bhargav" w:date="2026-08-30T03:17:00Z" w16du:dateUtc="2026-08-29T21:47:00Z"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>HYPERLINK "</w:instrText>
        </w:r>
        <w:r w:rsidRPr="000148FB">
          <w:rPr>
            <w:sz w:val="16"/>
            <w:szCs w:val="16"/>
          </w:rPr>
          <w:instrText>https://www.linkedin.com/in/lu-lu-502b116b/</w:instrText>
        </w:r>
        <w:r>
          <w:rPr>
            <w:sz w:val="16"/>
            <w:szCs w:val="16"/>
          </w:rPr>
          <w:instrText>"</w:instrText>
        </w:r>
        <w:r>
          <w:rPr>
            <w:sz w:val="16"/>
            <w:szCs w:val="16"/>
          </w:rPr>
        </w:r>
        <w:r>
          <w:rPr>
            <w:sz w:val="16"/>
            <w:szCs w:val="16"/>
          </w:rPr>
          <w:fldChar w:fldCharType="separate"/>
        </w:r>
        <w:r w:rsidRPr="002378D7">
          <w:rPr>
            <w:rStyle w:val="Hyperlink"/>
            <w:sz w:val="16"/>
            <w:szCs w:val="16"/>
          </w:rPr>
          <w:t>https://www.linkedin.com/in/lu-lu-502b116b/</w:t>
        </w:r>
        <w:r>
          <w:rPr>
            <w:sz w:val="16"/>
            <w:szCs w:val="16"/>
          </w:rPr>
          <w:fldChar w:fldCharType="end"/>
        </w:r>
      </w:ins>
    </w:p>
    <w:p w14:paraId="19272DB7" w14:textId="2DD72AA9" w:rsidR="000148FB" w:rsidRDefault="000148FB">
      <w:pPr>
        <w:rPr>
          <w:ins w:id="66" w:author="ruthwik bhargav" w:date="2026-08-30T02:17:00Z" w16du:dateUtc="2026-08-29T20:47:00Z"/>
          <w:sz w:val="16"/>
          <w:szCs w:val="16"/>
        </w:rPr>
        <w:pPrChange w:id="67" w:author="ruthwik bhargav" w:date="2026-08-30T02:57:00Z" w16du:dateUtc="2026-08-29T21:27:00Z">
          <w:pPr>
            <w:numPr>
              <w:numId w:val="9"/>
            </w:numPr>
            <w:tabs>
              <w:tab w:val="num" w:pos="720"/>
            </w:tabs>
            <w:ind w:left="720" w:hanging="360"/>
          </w:pPr>
        </w:pPrChange>
      </w:pPr>
      <w:ins w:id="68" w:author="ruthwik bhargav" w:date="2026-08-30T03:17:00Z" w16du:dateUtc="2026-08-29T21:47:00Z">
        <w:r w:rsidRPr="000148FB">
          <w:rPr>
            <w:sz w:val="16"/>
            <w:szCs w:val="16"/>
          </w:rPr>
          <w:t>https://www.linkedin.com/in/rene-orantes-374b09154/</w:t>
        </w:r>
      </w:ins>
    </w:p>
    <w:p w14:paraId="4950C797" w14:textId="77777777" w:rsidR="00DD0A8F" w:rsidRDefault="00DD0A8F">
      <w:pPr>
        <w:ind w:left="720"/>
        <w:rPr>
          <w:ins w:id="69" w:author="ruthwik bhargav" w:date="2026-08-30T01:27:00Z" w16du:dateUtc="2026-08-29T19:57:00Z"/>
          <w:sz w:val="16"/>
          <w:szCs w:val="16"/>
        </w:rPr>
        <w:pPrChange w:id="70" w:author="ruthwik bhargav" w:date="2026-08-30T02:17:00Z" w16du:dateUtc="2026-08-29T20:47:00Z">
          <w:pPr>
            <w:numPr>
              <w:numId w:val="9"/>
            </w:numPr>
            <w:tabs>
              <w:tab w:val="num" w:pos="720"/>
            </w:tabs>
            <w:ind w:left="720" w:hanging="360"/>
          </w:pPr>
        </w:pPrChange>
      </w:pPr>
    </w:p>
    <w:p w14:paraId="5B8EE2BE" w14:textId="77777777" w:rsidR="00043F1F" w:rsidRDefault="00043F1F" w:rsidP="00043F1F">
      <w:pPr>
        <w:rPr>
          <w:ins w:id="71" w:author="ruthwik bhargav" w:date="2026-08-30T01:27:00Z" w16du:dateUtc="2026-08-29T19:57:00Z"/>
          <w:sz w:val="16"/>
          <w:szCs w:val="16"/>
        </w:rPr>
      </w:pPr>
    </w:p>
    <w:p w14:paraId="6239F6CB" w14:textId="77777777" w:rsidR="00043F1F" w:rsidRPr="00E415CF" w:rsidRDefault="00043F1F">
      <w:pPr>
        <w:rPr>
          <w:ins w:id="72" w:author="ruthwik bhargav" w:date="2026-08-29T17:12:00Z"/>
          <w:sz w:val="16"/>
          <w:szCs w:val="16"/>
        </w:rPr>
        <w:pPrChange w:id="73" w:author="ruthwik bhargav" w:date="2026-08-30T01:27:00Z" w16du:dateUtc="2026-08-29T19:57:00Z">
          <w:pPr>
            <w:numPr>
              <w:numId w:val="9"/>
            </w:numPr>
            <w:tabs>
              <w:tab w:val="num" w:pos="720"/>
            </w:tabs>
            <w:ind w:left="720" w:hanging="360"/>
          </w:pPr>
        </w:pPrChange>
      </w:pPr>
    </w:p>
    <w:p w14:paraId="3BC51BE3" w14:textId="77777777" w:rsidR="00E415CF" w:rsidRDefault="00E415CF" w:rsidP="00E415CF">
      <w:pPr>
        <w:numPr>
          <w:ilvl w:val="0"/>
          <w:numId w:val="9"/>
        </w:numPr>
        <w:rPr>
          <w:ins w:id="74" w:author="ruthwik bhargav" w:date="2026-08-30T01:27:00Z" w16du:dateUtc="2026-08-29T19:57:00Z"/>
          <w:sz w:val="16"/>
          <w:szCs w:val="16"/>
        </w:rPr>
      </w:pPr>
      <w:ins w:id="75" w:author="ruthwik bhargav" w:date="2026-08-29T17:12:00Z">
        <w:r w:rsidRPr="00E415CF">
          <w:rPr>
            <w:b/>
            <w:bCs/>
            <w:sz w:val="16"/>
            <w:szCs w:val="16"/>
          </w:rPr>
          <w:t>Stephen Hansen</w:t>
        </w:r>
        <w:r w:rsidRPr="00E415CF">
          <w:rPr>
            <w:sz w:val="16"/>
            <w:szCs w:val="16"/>
          </w:rPr>
          <w:t>: Co-Founder [</w:t>
        </w:r>
        <w:r w:rsidRPr="00E415CF">
          <w:rPr>
            <w:sz w:val="16"/>
            <w:szCs w:val="16"/>
          </w:rPr>
          <w:fldChar w:fldCharType="begin"/>
        </w:r>
        <w:r w:rsidRPr="00E415CF">
          <w:rPr>
            <w:sz w:val="16"/>
            <w:szCs w:val="16"/>
          </w:rPr>
          <w:instrText>HYPERLINK "https://tracxn.com/d/companies/peanut-robotics/__Yh6hAuz91P_qRPsXIyXT6ZooSslesocv0nI0qS5Nv6A"</w:instrText>
        </w:r>
        <w:r w:rsidRPr="00E415CF">
          <w:rPr>
            <w:sz w:val="16"/>
            <w:szCs w:val="16"/>
          </w:rPr>
        </w:r>
        <w:r w:rsidRPr="00E415CF">
          <w:rPr>
            <w:sz w:val="16"/>
            <w:szCs w:val="16"/>
          </w:rPr>
          <w:fldChar w:fldCharType="separate"/>
        </w:r>
        <w:r w:rsidRPr="00E415CF">
          <w:rPr>
            <w:rStyle w:val="Hyperlink"/>
            <w:sz w:val="16"/>
            <w:szCs w:val="16"/>
          </w:rPr>
          <w:t>1</w:t>
        </w:r>
      </w:ins>
      <w:ins w:id="76" w:author="ruthwik bhargav" w:date="2026-08-29T17:12:00Z" w16du:dateUtc="2026-08-29T11:42:00Z">
        <w:r w:rsidRPr="00E415CF">
          <w:rPr>
            <w:sz w:val="16"/>
            <w:szCs w:val="16"/>
          </w:rPr>
          <w:fldChar w:fldCharType="end"/>
        </w:r>
      </w:ins>
      <w:ins w:id="77" w:author="ruthwik bhargav" w:date="2026-08-29T17:12:00Z">
        <w:r w:rsidRPr="00E415CF">
          <w:rPr>
            <w:sz w:val="16"/>
            <w:szCs w:val="16"/>
          </w:rPr>
          <w:t xml:space="preserve">, </w:t>
        </w:r>
        <w:r w:rsidRPr="00E415CF">
          <w:rPr>
            <w:sz w:val="16"/>
            <w:szCs w:val="16"/>
          </w:rPr>
          <w:fldChar w:fldCharType="begin"/>
        </w:r>
        <w:r w:rsidRPr="00E415CF">
          <w:rPr>
            <w:sz w:val="16"/>
            <w:szCs w:val="16"/>
          </w:rPr>
          <w:instrText>HYPERLINK "https://www.forbes.com/councils/forbestechcouncil/2025/08/07/four-hard-won-lessons-on-product-market-fit-for-deep-tech-startups/"</w:instrText>
        </w:r>
        <w:r w:rsidRPr="00E415CF">
          <w:rPr>
            <w:sz w:val="16"/>
            <w:szCs w:val="16"/>
          </w:rPr>
        </w:r>
        <w:r w:rsidRPr="00E415CF">
          <w:rPr>
            <w:sz w:val="16"/>
            <w:szCs w:val="16"/>
          </w:rPr>
          <w:fldChar w:fldCharType="separate"/>
        </w:r>
        <w:r w:rsidRPr="00E415CF">
          <w:rPr>
            <w:rStyle w:val="Hyperlink"/>
            <w:sz w:val="16"/>
            <w:szCs w:val="16"/>
          </w:rPr>
          <w:t>2</w:t>
        </w:r>
      </w:ins>
      <w:ins w:id="78" w:author="ruthwik bhargav" w:date="2026-08-29T17:12:00Z" w16du:dateUtc="2026-08-29T11:42:00Z">
        <w:r w:rsidRPr="00E415CF">
          <w:rPr>
            <w:sz w:val="16"/>
            <w:szCs w:val="16"/>
          </w:rPr>
          <w:fldChar w:fldCharType="end"/>
        </w:r>
      </w:ins>
      <w:ins w:id="79" w:author="ruthwik bhargav" w:date="2026-08-29T17:12:00Z">
        <w:r w:rsidRPr="00E415CF">
          <w:rPr>
            <w:sz w:val="16"/>
            <w:szCs w:val="16"/>
          </w:rPr>
          <w:t xml:space="preserve">, </w:t>
        </w:r>
        <w:r w:rsidRPr="00E415CF">
          <w:rPr>
            <w:sz w:val="16"/>
            <w:szCs w:val="16"/>
          </w:rPr>
          <w:fldChar w:fldCharType="begin"/>
        </w:r>
        <w:r w:rsidRPr="00E415CF">
          <w:rPr>
            <w:sz w:val="16"/>
            <w:szCs w:val="16"/>
          </w:rPr>
          <w:instrText>HYPERLINK "https://www.cbinsights.com/company/peanut-robotics-1/people"</w:instrText>
        </w:r>
        <w:r w:rsidRPr="00E415CF">
          <w:rPr>
            <w:sz w:val="16"/>
            <w:szCs w:val="16"/>
          </w:rPr>
        </w:r>
        <w:r w:rsidRPr="00E415CF">
          <w:rPr>
            <w:sz w:val="16"/>
            <w:szCs w:val="16"/>
          </w:rPr>
          <w:fldChar w:fldCharType="separate"/>
        </w:r>
        <w:r w:rsidRPr="00E415CF">
          <w:rPr>
            <w:rStyle w:val="Hyperlink"/>
            <w:sz w:val="16"/>
            <w:szCs w:val="16"/>
          </w:rPr>
          <w:t>3</w:t>
        </w:r>
      </w:ins>
      <w:ins w:id="80" w:author="ruthwik bhargav" w:date="2026-08-29T17:12:00Z" w16du:dateUtc="2026-08-29T11:42:00Z">
        <w:r w:rsidRPr="00E415CF">
          <w:rPr>
            <w:sz w:val="16"/>
            <w:szCs w:val="16"/>
          </w:rPr>
          <w:fldChar w:fldCharType="end"/>
        </w:r>
      </w:ins>
      <w:ins w:id="81" w:author="ruthwik bhargav" w:date="2026-08-29T17:12:00Z">
        <w:r w:rsidRPr="00E415CF">
          <w:rPr>
            <w:sz w:val="16"/>
            <w:szCs w:val="16"/>
          </w:rPr>
          <w:t xml:space="preserve">, </w:t>
        </w:r>
        <w:r w:rsidRPr="00E415CF">
          <w:rPr>
            <w:sz w:val="16"/>
            <w:szCs w:val="16"/>
          </w:rPr>
          <w:fldChar w:fldCharType="begin"/>
        </w:r>
        <w:r w:rsidRPr="00E415CF">
          <w:rPr>
            <w:sz w:val="16"/>
            <w:szCs w:val="16"/>
          </w:rPr>
          <w:instrText>HYPERLINK "https://www.crunchbase.com/organization/peanut-robotics"</w:instrText>
        </w:r>
        <w:r w:rsidRPr="00E415CF">
          <w:rPr>
            <w:sz w:val="16"/>
            <w:szCs w:val="16"/>
          </w:rPr>
        </w:r>
        <w:r w:rsidRPr="00E415CF">
          <w:rPr>
            <w:sz w:val="16"/>
            <w:szCs w:val="16"/>
          </w:rPr>
          <w:fldChar w:fldCharType="separate"/>
        </w:r>
        <w:r w:rsidRPr="00E415CF">
          <w:rPr>
            <w:rStyle w:val="Hyperlink"/>
            <w:sz w:val="16"/>
            <w:szCs w:val="16"/>
          </w:rPr>
          <w:t>4</w:t>
        </w:r>
      </w:ins>
      <w:ins w:id="82" w:author="ruthwik bhargav" w:date="2026-08-29T17:12:00Z" w16du:dateUtc="2026-08-29T11:42:00Z">
        <w:r w:rsidRPr="00E415CF">
          <w:rPr>
            <w:sz w:val="16"/>
            <w:szCs w:val="16"/>
          </w:rPr>
          <w:fldChar w:fldCharType="end"/>
        </w:r>
      </w:ins>
      <w:ins w:id="83" w:author="ruthwik bhargav" w:date="2026-08-29T17:12:00Z">
        <w:r w:rsidRPr="00E415CF">
          <w:rPr>
            <w:sz w:val="16"/>
            <w:szCs w:val="16"/>
          </w:rPr>
          <w:t>]</w:t>
        </w:r>
      </w:ins>
    </w:p>
    <w:p w14:paraId="361D213F" w14:textId="77777777" w:rsidR="00043F1F" w:rsidRDefault="00043F1F" w:rsidP="00043F1F">
      <w:pPr>
        <w:rPr>
          <w:ins w:id="84" w:author="ruthwik bhargav" w:date="2026-08-30T01:27:00Z" w16du:dateUtc="2026-08-29T19:57:00Z"/>
          <w:sz w:val="16"/>
          <w:szCs w:val="16"/>
        </w:rPr>
      </w:pPr>
    </w:p>
    <w:p w14:paraId="754F9D37" w14:textId="09206F88" w:rsidR="00043F1F" w:rsidRDefault="00277B67" w:rsidP="00043F1F">
      <w:pPr>
        <w:rPr>
          <w:ins w:id="85" w:author="ruthwik bhargav" w:date="2026-08-30T01:38:00Z" w16du:dateUtc="2026-08-29T20:08:00Z"/>
          <w:sz w:val="16"/>
          <w:szCs w:val="16"/>
        </w:rPr>
      </w:pPr>
      <w:ins w:id="86" w:author="ruthwik bhargav" w:date="2026-08-30T01:38:00Z" w16du:dateUtc="2026-08-29T20:08:00Z"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>HYPERLINK "</w:instrText>
        </w:r>
      </w:ins>
      <w:ins w:id="87" w:author="ruthwik bhargav" w:date="2026-08-30T01:27:00Z" w16du:dateUtc="2026-08-29T19:57:00Z">
        <w:r w:rsidRPr="00043F1F">
          <w:rPr>
            <w:sz w:val="16"/>
            <w:szCs w:val="16"/>
          </w:rPr>
          <w:instrText>https://www.linkedin.com/in/stephenjhansen8/details/experience/</w:instrText>
        </w:r>
      </w:ins>
      <w:ins w:id="88" w:author="ruthwik bhargav" w:date="2026-08-30T01:38:00Z" w16du:dateUtc="2026-08-29T20:08:00Z">
        <w:r>
          <w:rPr>
            <w:sz w:val="16"/>
            <w:szCs w:val="16"/>
          </w:rPr>
          <w:instrText>"</w:instrText>
        </w:r>
        <w:r>
          <w:rPr>
            <w:sz w:val="16"/>
            <w:szCs w:val="16"/>
          </w:rPr>
        </w:r>
        <w:r>
          <w:rPr>
            <w:sz w:val="16"/>
            <w:szCs w:val="16"/>
          </w:rPr>
          <w:fldChar w:fldCharType="separate"/>
        </w:r>
      </w:ins>
      <w:ins w:id="89" w:author="ruthwik bhargav" w:date="2026-08-30T01:27:00Z" w16du:dateUtc="2026-08-29T19:57:00Z">
        <w:r w:rsidRPr="004A4C92">
          <w:rPr>
            <w:rStyle w:val="Hyperlink"/>
            <w:sz w:val="16"/>
            <w:szCs w:val="16"/>
          </w:rPr>
          <w:t>https://www.linkedin.com/in/stephenjhansen8/details/experience/</w:t>
        </w:r>
      </w:ins>
      <w:ins w:id="90" w:author="ruthwik bhargav" w:date="2026-08-30T01:38:00Z" w16du:dateUtc="2026-08-29T20:08:00Z">
        <w:r>
          <w:rPr>
            <w:sz w:val="16"/>
            <w:szCs w:val="16"/>
          </w:rPr>
          <w:fldChar w:fldCharType="end"/>
        </w:r>
      </w:ins>
    </w:p>
    <w:p w14:paraId="57D471D4" w14:textId="72E08A48" w:rsidR="00277B67" w:rsidRDefault="00277B67" w:rsidP="00043F1F">
      <w:pPr>
        <w:rPr>
          <w:ins w:id="91" w:author="ruthwik bhargav" w:date="2026-08-30T01:39:00Z" w16du:dateUtc="2026-08-29T20:09:00Z"/>
          <w:sz w:val="18"/>
          <w:szCs w:val="18"/>
        </w:rPr>
      </w:pPr>
      <w:ins w:id="92" w:author="ruthwik bhargav" w:date="2026-08-30T01:38:00Z" w16du:dateUtc="2026-08-29T20:08:00Z">
        <w:r w:rsidRPr="005B4257">
          <w:rPr>
            <w:sz w:val="18"/>
            <w:szCs w:val="18"/>
            <w:rPrChange w:id="93" w:author="ruthwik bhargav" w:date="2026-08-30T01:39:00Z" w16du:dateUtc="2026-08-29T20:09:00Z">
              <w:rPr>
                <w:sz w:val="16"/>
                <w:szCs w:val="16"/>
              </w:rPr>
            </w:rPrChange>
          </w:rPr>
          <w:t>“</w:t>
        </w:r>
      </w:ins>
      <w:ins w:id="94" w:author="ruthwik bhargav" w:date="2026-08-30T01:38:00Z">
        <w:r w:rsidRPr="005B4257">
          <w:rPr>
            <w:sz w:val="18"/>
            <w:szCs w:val="18"/>
            <w:rPrChange w:id="95" w:author="ruthwik bhargav" w:date="2026-08-30T01:39:00Z" w16du:dateUtc="2026-08-29T20:09:00Z">
              <w:rPr>
                <w:sz w:val="16"/>
                <w:szCs w:val="16"/>
              </w:rPr>
            </w:rPrChange>
          </w:rPr>
          <w:t>Built and shipped one of the first commercially-available mobile autonomous cleaning robots with manipulators. I invented our planning algorithm, built vision-based grasping, and managed the entire bill of materials below $10k (revolutionary at the time). I set up contract manufacturing, recruited the team, and got robots into trials at hotels and national chains. Named inventor on two of the company's granted US patents. Venture-backed.</w:t>
        </w:r>
      </w:ins>
      <w:ins w:id="96" w:author="ruthwik bhargav" w:date="2026-08-30T01:38:00Z" w16du:dateUtc="2026-08-29T20:08:00Z">
        <w:r w:rsidRPr="005B4257">
          <w:rPr>
            <w:sz w:val="18"/>
            <w:szCs w:val="18"/>
            <w:rPrChange w:id="97" w:author="ruthwik bhargav" w:date="2026-08-30T01:39:00Z" w16du:dateUtc="2026-08-29T20:09:00Z">
              <w:rPr>
                <w:sz w:val="16"/>
                <w:szCs w:val="16"/>
              </w:rPr>
            </w:rPrChange>
          </w:rPr>
          <w:t>”</w:t>
        </w:r>
      </w:ins>
    </w:p>
    <w:p w14:paraId="4AA45BD1" w14:textId="77777777" w:rsidR="005B4257" w:rsidRPr="005B4257" w:rsidRDefault="005B4257">
      <w:pPr>
        <w:rPr>
          <w:ins w:id="98" w:author="ruthwik bhargav" w:date="2026-08-29T17:15:00Z" w16du:dateUtc="2026-08-29T11:45:00Z"/>
          <w:sz w:val="18"/>
          <w:szCs w:val="18"/>
          <w:rPrChange w:id="99" w:author="ruthwik bhargav" w:date="2026-08-30T01:39:00Z" w16du:dateUtc="2026-08-29T20:09:00Z">
            <w:rPr>
              <w:ins w:id="100" w:author="ruthwik bhargav" w:date="2026-08-29T17:15:00Z" w16du:dateUtc="2026-08-29T11:45:00Z"/>
              <w:sz w:val="16"/>
              <w:szCs w:val="16"/>
            </w:rPr>
          </w:rPrChange>
        </w:rPr>
        <w:pPrChange w:id="101" w:author="ruthwik bhargav" w:date="2026-08-30T01:27:00Z" w16du:dateUtc="2026-08-29T19:57:00Z">
          <w:pPr>
            <w:numPr>
              <w:numId w:val="9"/>
            </w:numPr>
            <w:tabs>
              <w:tab w:val="num" w:pos="720"/>
            </w:tabs>
            <w:ind w:left="720" w:hanging="360"/>
          </w:pPr>
        </w:pPrChange>
      </w:pPr>
    </w:p>
    <w:p w14:paraId="058C6D7E" w14:textId="77777777" w:rsidR="00631EB6" w:rsidRDefault="00631EB6" w:rsidP="00631EB6">
      <w:pPr>
        <w:ind w:left="720"/>
        <w:rPr>
          <w:ins w:id="102" w:author="ruthwik bhargav" w:date="2026-08-29T17:15:00Z" w16du:dateUtc="2026-08-29T11:45:00Z"/>
          <w:b/>
          <w:bCs/>
          <w:sz w:val="16"/>
          <w:szCs w:val="16"/>
        </w:rPr>
      </w:pPr>
    </w:p>
    <w:p w14:paraId="32AF1A66" w14:textId="77777777" w:rsidR="00631EB6" w:rsidRPr="00631EB6" w:rsidRDefault="00631EB6" w:rsidP="00631EB6">
      <w:pPr>
        <w:ind w:left="720"/>
        <w:rPr>
          <w:ins w:id="103" w:author="ruthwik bhargav" w:date="2026-08-29T17:15:00Z"/>
          <w:b/>
          <w:bCs/>
          <w:sz w:val="16"/>
          <w:szCs w:val="16"/>
        </w:rPr>
      </w:pPr>
      <w:ins w:id="104" w:author="ruthwik bhargav" w:date="2026-08-29T17:15:00Z">
        <w:r w:rsidRPr="00631EB6">
          <w:rPr>
            <w:b/>
            <w:bCs/>
            <w:sz w:val="16"/>
            <w:szCs w:val="16"/>
          </w:rPr>
          <w:t>Peanut Robotics - About the company</w:t>
        </w:r>
      </w:ins>
    </w:p>
    <w:p w14:paraId="0294786D" w14:textId="77777777" w:rsidR="00631EB6" w:rsidRDefault="00631EB6" w:rsidP="00631EB6">
      <w:pPr>
        <w:ind w:left="720"/>
        <w:rPr>
          <w:sz w:val="16"/>
          <w:szCs w:val="16"/>
        </w:rPr>
      </w:pPr>
      <w:ins w:id="105" w:author="ruthwik bhargav" w:date="2026-08-29T17:15:00Z">
        <w:r w:rsidRPr="00631EB6">
          <w:rPr>
            <w:sz w:val="16"/>
            <w:szCs w:val="16"/>
          </w:rPr>
          <w:t>Peanut Robotics is a seed company based in San Francisco (United States), founded in 2016 by </w:t>
        </w:r>
        <w:r w:rsidRPr="00631EB6">
          <w:rPr>
            <w:sz w:val="16"/>
            <w:szCs w:val="16"/>
          </w:rPr>
          <w:fldChar w:fldCharType="begin"/>
        </w:r>
        <w:r w:rsidRPr="00631EB6">
          <w:rPr>
            <w:sz w:val="16"/>
            <w:szCs w:val="16"/>
          </w:rPr>
          <w:instrText>HYPERLINK "https://platform.tracxn.com/a/d/people/5ce78e0f977ce819f79e4ba3/ashisghosh"</w:instrText>
        </w:r>
        <w:r w:rsidRPr="00631EB6">
          <w:rPr>
            <w:sz w:val="16"/>
            <w:szCs w:val="16"/>
          </w:rPr>
        </w:r>
        <w:r w:rsidRPr="00631EB6">
          <w:rPr>
            <w:sz w:val="16"/>
            <w:szCs w:val="16"/>
          </w:rPr>
          <w:fldChar w:fldCharType="separate"/>
        </w:r>
        <w:r w:rsidRPr="00631EB6">
          <w:rPr>
            <w:rStyle w:val="Hyperlink"/>
            <w:sz w:val="16"/>
            <w:szCs w:val="16"/>
          </w:rPr>
          <w:t>Ashis Ghosh</w:t>
        </w:r>
      </w:ins>
      <w:ins w:id="106" w:author="ruthwik bhargav" w:date="2026-08-29T17:15:00Z" w16du:dateUtc="2026-08-29T11:45:00Z">
        <w:r w:rsidRPr="00631EB6">
          <w:rPr>
            <w:sz w:val="16"/>
            <w:szCs w:val="16"/>
          </w:rPr>
          <w:fldChar w:fldCharType="end"/>
        </w:r>
      </w:ins>
      <w:ins w:id="107" w:author="ruthwik bhargav" w:date="2026-08-29T17:15:00Z">
        <w:r w:rsidRPr="00631EB6">
          <w:rPr>
            <w:sz w:val="16"/>
            <w:szCs w:val="16"/>
          </w:rPr>
          <w:t>. It operates as a Provider of robotic cleaning services. Peanut Robotics has raised $100K in funding from </w:t>
        </w:r>
        <w:r w:rsidRPr="00631EB6">
          <w:rPr>
            <w:sz w:val="16"/>
            <w:szCs w:val="16"/>
          </w:rPr>
          <w:fldChar w:fldCharType="begin"/>
        </w:r>
        <w:r w:rsidRPr="00631EB6">
          <w:rPr>
            <w:sz w:val="16"/>
            <w:szCs w:val="16"/>
          </w:rPr>
          <w:instrText>HYPERLINK "https://tracxn.com/d/accelerator-incubator/berkeley-skydeck/__Cr08J7pFI62ClfYXY4RtAALNs-YNErvcOrywg_xOcKI"</w:instrText>
        </w:r>
        <w:r w:rsidRPr="00631EB6">
          <w:rPr>
            <w:sz w:val="16"/>
            <w:szCs w:val="16"/>
          </w:rPr>
        </w:r>
        <w:r w:rsidRPr="00631EB6">
          <w:rPr>
            <w:sz w:val="16"/>
            <w:szCs w:val="16"/>
          </w:rPr>
          <w:fldChar w:fldCharType="separate"/>
        </w:r>
        <w:r w:rsidRPr="00631EB6">
          <w:rPr>
            <w:rStyle w:val="Hyperlink"/>
            <w:sz w:val="16"/>
            <w:szCs w:val="16"/>
          </w:rPr>
          <w:t>Berkeley SkyDeck</w:t>
        </w:r>
      </w:ins>
      <w:ins w:id="108" w:author="ruthwik bhargav" w:date="2026-08-29T17:15:00Z" w16du:dateUtc="2026-08-29T11:45:00Z">
        <w:r w:rsidRPr="00631EB6">
          <w:rPr>
            <w:sz w:val="16"/>
            <w:szCs w:val="16"/>
          </w:rPr>
          <w:fldChar w:fldCharType="end"/>
        </w:r>
      </w:ins>
      <w:ins w:id="109" w:author="ruthwik bhargav" w:date="2026-08-29T17:15:00Z">
        <w:r w:rsidRPr="00631EB6">
          <w:rPr>
            <w:sz w:val="16"/>
            <w:szCs w:val="16"/>
          </w:rPr>
          <w:t>. The company has 6 active competitors, including 3 that are funded. Its top competitors include companies like </w:t>
        </w:r>
        <w:r w:rsidRPr="00631EB6">
          <w:rPr>
            <w:sz w:val="16"/>
            <w:szCs w:val="16"/>
          </w:rPr>
          <w:fldChar w:fldCharType="begin"/>
        </w:r>
        <w:r w:rsidRPr="00631EB6">
          <w:rPr>
            <w:sz w:val="16"/>
            <w:szCs w:val="16"/>
          </w:rPr>
          <w:instrText>HYPERLINK "https://tracxn.com/d/companies/primech-ai/__Rz1cE82KraRlgWleWS5RGMp9xWQ7eUP6X_NoFoMh4fk"</w:instrText>
        </w:r>
        <w:r w:rsidRPr="00631EB6">
          <w:rPr>
            <w:sz w:val="16"/>
            <w:szCs w:val="16"/>
          </w:rPr>
        </w:r>
        <w:r w:rsidRPr="00631EB6">
          <w:rPr>
            <w:sz w:val="16"/>
            <w:szCs w:val="16"/>
          </w:rPr>
          <w:fldChar w:fldCharType="separate"/>
        </w:r>
        <w:r w:rsidRPr="00631EB6">
          <w:rPr>
            <w:rStyle w:val="Hyperlink"/>
            <w:sz w:val="16"/>
            <w:szCs w:val="16"/>
          </w:rPr>
          <w:t>Primech AI</w:t>
        </w:r>
      </w:ins>
      <w:ins w:id="110" w:author="ruthwik bhargav" w:date="2026-08-29T17:15:00Z" w16du:dateUtc="2026-08-29T11:45:00Z">
        <w:r w:rsidRPr="00631EB6">
          <w:rPr>
            <w:sz w:val="16"/>
            <w:szCs w:val="16"/>
          </w:rPr>
          <w:fldChar w:fldCharType="end"/>
        </w:r>
      </w:ins>
      <w:ins w:id="111" w:author="ruthwik bhargav" w:date="2026-08-29T17:15:00Z">
        <w:r w:rsidRPr="00631EB6">
          <w:rPr>
            <w:sz w:val="16"/>
            <w:szCs w:val="16"/>
          </w:rPr>
          <w:t>, </w:t>
        </w:r>
        <w:r w:rsidRPr="00631EB6">
          <w:rPr>
            <w:sz w:val="16"/>
            <w:szCs w:val="16"/>
          </w:rPr>
          <w:fldChar w:fldCharType="begin"/>
        </w:r>
        <w:r w:rsidRPr="00631EB6">
          <w:rPr>
            <w:sz w:val="16"/>
            <w:szCs w:val="16"/>
          </w:rPr>
          <w:instrText>HYPERLINK "https://tracxn.com/d/companies/somatic/__HpTUCGQK8eP9d-cuA2khVwN9OoRsNvfPZm0pWwRtpOo"</w:instrText>
        </w:r>
        <w:r w:rsidRPr="00631EB6">
          <w:rPr>
            <w:sz w:val="16"/>
            <w:szCs w:val="16"/>
          </w:rPr>
        </w:r>
        <w:r w:rsidRPr="00631EB6">
          <w:rPr>
            <w:sz w:val="16"/>
            <w:szCs w:val="16"/>
          </w:rPr>
          <w:fldChar w:fldCharType="separate"/>
        </w:r>
        <w:r w:rsidRPr="00631EB6">
          <w:rPr>
            <w:rStyle w:val="Hyperlink"/>
            <w:sz w:val="16"/>
            <w:szCs w:val="16"/>
          </w:rPr>
          <w:t>SOMATIC</w:t>
        </w:r>
      </w:ins>
      <w:ins w:id="112" w:author="ruthwik bhargav" w:date="2026-08-29T17:15:00Z" w16du:dateUtc="2026-08-29T11:45:00Z">
        <w:r w:rsidRPr="00631EB6">
          <w:rPr>
            <w:sz w:val="16"/>
            <w:szCs w:val="16"/>
          </w:rPr>
          <w:fldChar w:fldCharType="end"/>
        </w:r>
      </w:ins>
      <w:ins w:id="113" w:author="ruthwik bhargav" w:date="2026-08-29T17:15:00Z">
        <w:r w:rsidRPr="00631EB6">
          <w:rPr>
            <w:sz w:val="16"/>
            <w:szCs w:val="16"/>
          </w:rPr>
          <w:t> and </w:t>
        </w:r>
        <w:r w:rsidRPr="00631EB6">
          <w:rPr>
            <w:sz w:val="16"/>
            <w:szCs w:val="16"/>
          </w:rPr>
          <w:fldChar w:fldCharType="begin"/>
        </w:r>
        <w:r w:rsidRPr="00631EB6">
          <w:rPr>
            <w:sz w:val="16"/>
            <w:szCs w:val="16"/>
          </w:rPr>
          <w:instrText>HYPERLINK "https://tracxn.com/d/companies/loki-robotics/__E3mUUXvTRXov-sJkLIsb3z6aLCdjUVr2ETcdBKlRvWA"</w:instrText>
        </w:r>
        <w:r w:rsidRPr="00631EB6">
          <w:rPr>
            <w:sz w:val="16"/>
            <w:szCs w:val="16"/>
          </w:rPr>
        </w:r>
        <w:r w:rsidRPr="00631EB6">
          <w:rPr>
            <w:sz w:val="16"/>
            <w:szCs w:val="16"/>
          </w:rPr>
          <w:fldChar w:fldCharType="separate"/>
        </w:r>
        <w:r w:rsidRPr="00631EB6">
          <w:rPr>
            <w:rStyle w:val="Hyperlink"/>
            <w:sz w:val="16"/>
            <w:szCs w:val="16"/>
          </w:rPr>
          <w:t>Loki Robotics</w:t>
        </w:r>
      </w:ins>
      <w:ins w:id="114" w:author="ruthwik bhargav" w:date="2026-08-29T17:15:00Z" w16du:dateUtc="2026-08-29T11:45:00Z">
        <w:r w:rsidRPr="00631EB6">
          <w:rPr>
            <w:sz w:val="16"/>
            <w:szCs w:val="16"/>
          </w:rPr>
          <w:fldChar w:fldCharType="end"/>
        </w:r>
      </w:ins>
      <w:ins w:id="115" w:author="ruthwik bhargav" w:date="2026-08-29T17:15:00Z">
        <w:r w:rsidRPr="00631EB6">
          <w:rPr>
            <w:sz w:val="16"/>
            <w:szCs w:val="16"/>
          </w:rPr>
          <w:t>.</w:t>
        </w:r>
      </w:ins>
    </w:p>
    <w:p w14:paraId="24966B41" w14:textId="77777777" w:rsidR="00B179A6" w:rsidRDefault="00B179A6" w:rsidP="00631EB6">
      <w:pPr>
        <w:ind w:left="720"/>
        <w:rPr>
          <w:sz w:val="16"/>
          <w:szCs w:val="16"/>
        </w:rPr>
      </w:pPr>
    </w:p>
    <w:p w14:paraId="42D7DE16" w14:textId="77777777" w:rsidR="00941521" w:rsidRPr="00941521" w:rsidRDefault="00941521" w:rsidP="007E578D">
      <w:pPr>
        <w:spacing w:after="0" w:line="240" w:lineRule="auto"/>
        <w:ind w:left="720"/>
        <w:rPr>
          <w:sz w:val="16"/>
          <w:szCs w:val="16"/>
        </w:rPr>
      </w:pPr>
      <w:r w:rsidRPr="00941521">
        <w:rPr>
          <w:b/>
          <w:bCs/>
          <w:sz w:val="16"/>
          <w:szCs w:val="16"/>
        </w:rPr>
        <w:t>Total Venture Funding (~$9.6 Million)</w:t>
      </w:r>
    </w:p>
    <w:p w14:paraId="6E6FDC9D" w14:textId="77777777" w:rsidR="00941521" w:rsidRPr="00941521" w:rsidRDefault="00941521" w:rsidP="007E578D">
      <w:pPr>
        <w:spacing w:after="0" w:line="240" w:lineRule="auto"/>
        <w:ind w:left="720"/>
        <w:rPr>
          <w:sz w:val="16"/>
          <w:szCs w:val="16"/>
        </w:rPr>
      </w:pPr>
      <w:r w:rsidRPr="00941521">
        <w:rPr>
          <w:sz w:val="16"/>
          <w:szCs w:val="16"/>
        </w:rPr>
        <w:t xml:space="preserve">Peanut Robotics raised approximately </w:t>
      </w:r>
      <w:r w:rsidRPr="00941521">
        <w:rPr>
          <w:b/>
          <w:bCs/>
          <w:sz w:val="16"/>
          <w:szCs w:val="16"/>
        </w:rPr>
        <w:t>$9.6 million</w:t>
      </w:r>
      <w:r w:rsidRPr="00941521">
        <w:rPr>
          <w:sz w:val="16"/>
          <w:szCs w:val="16"/>
        </w:rPr>
        <w:t xml:space="preserve"> in total equity, accelerators, and convertible notes before its operations wound down.</w:t>
      </w:r>
    </w:p>
    <w:p w14:paraId="546F5F15" w14:textId="77777777" w:rsidR="00941521" w:rsidRPr="00941521" w:rsidRDefault="00941521" w:rsidP="007E578D">
      <w:pPr>
        <w:spacing w:after="0" w:line="240" w:lineRule="auto"/>
        <w:ind w:left="720"/>
        <w:rPr>
          <w:sz w:val="16"/>
          <w:szCs w:val="16"/>
        </w:rPr>
      </w:pPr>
    </w:p>
    <w:p w14:paraId="4F9F7FC5" w14:textId="77777777" w:rsidR="00941521" w:rsidRPr="00941521" w:rsidRDefault="00941521" w:rsidP="007E578D">
      <w:pPr>
        <w:spacing w:after="0" w:line="240" w:lineRule="auto"/>
        <w:ind w:left="720"/>
        <w:rPr>
          <w:sz w:val="16"/>
          <w:szCs w:val="16"/>
        </w:rPr>
      </w:pPr>
      <w:r w:rsidRPr="00941521">
        <w:rPr>
          <w:b/>
          <w:bCs/>
          <w:sz w:val="16"/>
          <w:szCs w:val="16"/>
        </w:rPr>
        <w:t>Funding Timeline &amp; Key Backers</w:t>
      </w:r>
    </w:p>
    <w:p w14:paraId="34F58BEC" w14:textId="77777777" w:rsidR="00941521" w:rsidRPr="00941521" w:rsidRDefault="00941521" w:rsidP="007E578D">
      <w:pPr>
        <w:spacing w:after="0" w:line="240" w:lineRule="auto"/>
        <w:ind w:left="720"/>
        <w:rPr>
          <w:sz w:val="16"/>
          <w:szCs w:val="16"/>
        </w:rPr>
      </w:pPr>
      <w:r w:rsidRPr="00941521">
        <w:rPr>
          <w:sz w:val="16"/>
          <w:szCs w:val="16"/>
        </w:rPr>
        <w:br/>
      </w:r>
    </w:p>
    <w:p w14:paraId="4B05B107" w14:textId="77777777" w:rsidR="00941521" w:rsidRPr="00941521" w:rsidRDefault="00941521" w:rsidP="007E578D">
      <w:pPr>
        <w:numPr>
          <w:ilvl w:val="0"/>
          <w:numId w:val="11"/>
        </w:numPr>
        <w:spacing w:after="0" w:line="240" w:lineRule="auto"/>
        <w:rPr>
          <w:sz w:val="16"/>
          <w:szCs w:val="16"/>
        </w:rPr>
      </w:pPr>
      <w:r w:rsidRPr="00941521">
        <w:rPr>
          <w:b/>
          <w:bCs/>
          <w:sz w:val="16"/>
          <w:szCs w:val="16"/>
        </w:rPr>
        <w:t>2018 (Pre-Seed):</w:t>
      </w:r>
      <w:r w:rsidRPr="00941521">
        <w:rPr>
          <w:sz w:val="16"/>
          <w:szCs w:val="16"/>
        </w:rPr>
        <w:t xml:space="preserve"> Initial backing and acceleration through </w:t>
      </w:r>
      <w:r w:rsidRPr="00941521">
        <w:rPr>
          <w:b/>
          <w:bCs/>
          <w:sz w:val="16"/>
          <w:szCs w:val="16"/>
        </w:rPr>
        <w:t>Berkeley SkyDeck</w:t>
      </w:r>
      <w:r w:rsidRPr="00941521">
        <w:rPr>
          <w:sz w:val="16"/>
          <w:szCs w:val="16"/>
        </w:rPr>
        <w:t xml:space="preserve"> (~$100,000).</w:t>
      </w:r>
    </w:p>
    <w:p w14:paraId="346540A5" w14:textId="77777777" w:rsidR="00941521" w:rsidRPr="00941521" w:rsidRDefault="00941521" w:rsidP="007E578D">
      <w:pPr>
        <w:spacing w:after="0" w:line="240" w:lineRule="auto"/>
        <w:ind w:left="720"/>
        <w:rPr>
          <w:sz w:val="16"/>
          <w:szCs w:val="16"/>
        </w:rPr>
      </w:pPr>
    </w:p>
    <w:p w14:paraId="2B6DD162" w14:textId="77777777" w:rsidR="00941521" w:rsidRPr="00941521" w:rsidRDefault="00941521" w:rsidP="007E578D">
      <w:pPr>
        <w:numPr>
          <w:ilvl w:val="0"/>
          <w:numId w:val="11"/>
        </w:numPr>
        <w:spacing w:after="0" w:line="240" w:lineRule="auto"/>
        <w:rPr>
          <w:sz w:val="16"/>
          <w:szCs w:val="16"/>
        </w:rPr>
      </w:pPr>
      <w:r w:rsidRPr="00941521">
        <w:rPr>
          <w:b/>
          <w:bCs/>
          <w:sz w:val="16"/>
          <w:szCs w:val="16"/>
        </w:rPr>
        <w:t>2019–2022 (Seed &amp; Early Venture):</w:t>
      </w:r>
      <w:r w:rsidRPr="00941521">
        <w:rPr>
          <w:sz w:val="16"/>
          <w:szCs w:val="16"/>
        </w:rPr>
        <w:t xml:space="preserve"> Raised roughly </w:t>
      </w:r>
      <w:r w:rsidRPr="00941521">
        <w:rPr>
          <w:b/>
          <w:bCs/>
          <w:sz w:val="16"/>
          <w:szCs w:val="16"/>
        </w:rPr>
        <w:t>$9.5 million</w:t>
      </w:r>
      <w:r w:rsidRPr="00941521">
        <w:rPr>
          <w:sz w:val="16"/>
          <w:szCs w:val="16"/>
        </w:rPr>
        <w:t xml:space="preserve"> in early-stage venture rounds to fund hardware manufacturing, computer vision R&amp;D, and commercial pilots.</w:t>
      </w:r>
    </w:p>
    <w:p w14:paraId="2F067578" w14:textId="77777777" w:rsidR="00941521" w:rsidRPr="00941521" w:rsidRDefault="00941521" w:rsidP="007E578D">
      <w:pPr>
        <w:spacing w:after="0" w:line="240" w:lineRule="auto"/>
        <w:ind w:left="720"/>
        <w:rPr>
          <w:sz w:val="16"/>
          <w:szCs w:val="16"/>
        </w:rPr>
      </w:pPr>
    </w:p>
    <w:p w14:paraId="25D54068" w14:textId="77777777" w:rsidR="00941521" w:rsidRPr="00941521" w:rsidRDefault="00941521" w:rsidP="007E578D">
      <w:pPr>
        <w:numPr>
          <w:ilvl w:val="0"/>
          <w:numId w:val="11"/>
        </w:numPr>
        <w:spacing w:after="0" w:line="240" w:lineRule="auto"/>
        <w:rPr>
          <w:sz w:val="16"/>
          <w:szCs w:val="16"/>
        </w:rPr>
      </w:pPr>
      <w:r w:rsidRPr="00941521">
        <w:rPr>
          <w:b/>
          <w:bCs/>
          <w:sz w:val="16"/>
          <w:szCs w:val="16"/>
        </w:rPr>
        <w:t>Key Investors:</w:t>
      </w:r>
      <w:r w:rsidRPr="00941521">
        <w:rPr>
          <w:sz w:val="16"/>
          <w:szCs w:val="16"/>
        </w:rPr>
        <w:t xml:space="preserve"> Kärcher New Venture (strategic cleaning hardware corporate VC), Ulu Ventures, Creative Ventures, Grep VC, Asymmetry Ventures, and Guindy Alumni Angels.</w:t>
      </w:r>
    </w:p>
    <w:p w14:paraId="01149806" w14:textId="77777777" w:rsidR="00941521" w:rsidRPr="00941521" w:rsidRDefault="00941521" w:rsidP="007E578D">
      <w:pPr>
        <w:spacing w:after="0" w:line="240" w:lineRule="auto"/>
        <w:ind w:left="720"/>
        <w:rPr>
          <w:sz w:val="16"/>
          <w:szCs w:val="16"/>
        </w:rPr>
      </w:pPr>
    </w:p>
    <w:p w14:paraId="0E18C12D" w14:textId="77777777" w:rsidR="00941521" w:rsidRPr="00941521" w:rsidRDefault="00941521" w:rsidP="007E578D">
      <w:pPr>
        <w:spacing w:after="0" w:line="240" w:lineRule="auto"/>
        <w:ind w:left="720"/>
        <w:rPr>
          <w:sz w:val="16"/>
          <w:szCs w:val="16"/>
        </w:rPr>
      </w:pPr>
      <w:r w:rsidRPr="00941521">
        <w:rPr>
          <w:b/>
          <w:bCs/>
          <w:sz w:val="16"/>
          <w:szCs w:val="16"/>
        </w:rPr>
        <w:t>Revenue Model &amp; Estimated Earnings</w:t>
      </w:r>
    </w:p>
    <w:p w14:paraId="66B78827" w14:textId="77777777" w:rsidR="00941521" w:rsidRPr="00941521" w:rsidRDefault="00941521" w:rsidP="007E578D">
      <w:pPr>
        <w:spacing w:after="0" w:line="240" w:lineRule="auto"/>
        <w:ind w:left="720"/>
        <w:rPr>
          <w:sz w:val="16"/>
          <w:szCs w:val="16"/>
        </w:rPr>
      </w:pPr>
      <w:r w:rsidRPr="00941521">
        <w:rPr>
          <w:sz w:val="16"/>
          <w:szCs w:val="16"/>
        </w:rPr>
        <w:br/>
      </w:r>
    </w:p>
    <w:p w14:paraId="29EF3D56" w14:textId="77777777" w:rsidR="00941521" w:rsidRPr="00941521" w:rsidRDefault="00941521" w:rsidP="007E578D">
      <w:pPr>
        <w:numPr>
          <w:ilvl w:val="0"/>
          <w:numId w:val="12"/>
        </w:numPr>
        <w:spacing w:after="0" w:line="240" w:lineRule="auto"/>
        <w:rPr>
          <w:sz w:val="16"/>
          <w:szCs w:val="16"/>
        </w:rPr>
      </w:pPr>
      <w:r w:rsidRPr="00941521">
        <w:rPr>
          <w:b/>
          <w:bCs/>
          <w:sz w:val="16"/>
          <w:szCs w:val="16"/>
        </w:rPr>
        <w:t>Private Financial Status:</w:t>
      </w:r>
      <w:r w:rsidRPr="00941521">
        <w:rPr>
          <w:sz w:val="16"/>
          <w:szCs w:val="16"/>
        </w:rPr>
        <w:t xml:space="preserve"> As a privately held venture-backed startup, Peanut Robotics was never required to publicly disclose audited financial statements or lifetime revenue totals.</w:t>
      </w:r>
    </w:p>
    <w:p w14:paraId="5A10E375" w14:textId="77777777" w:rsidR="00941521" w:rsidRPr="00941521" w:rsidRDefault="00941521" w:rsidP="007E578D">
      <w:pPr>
        <w:spacing w:after="0" w:line="240" w:lineRule="auto"/>
        <w:ind w:left="720"/>
        <w:rPr>
          <w:sz w:val="16"/>
          <w:szCs w:val="16"/>
        </w:rPr>
      </w:pPr>
    </w:p>
    <w:p w14:paraId="54F2E9D4" w14:textId="77777777" w:rsidR="00941521" w:rsidRPr="00941521" w:rsidRDefault="00941521" w:rsidP="007E578D">
      <w:pPr>
        <w:numPr>
          <w:ilvl w:val="0"/>
          <w:numId w:val="12"/>
        </w:numPr>
        <w:spacing w:after="0" w:line="240" w:lineRule="auto"/>
        <w:rPr>
          <w:sz w:val="16"/>
          <w:szCs w:val="16"/>
        </w:rPr>
      </w:pPr>
      <w:r w:rsidRPr="00941521">
        <w:rPr>
          <w:b/>
          <w:bCs/>
          <w:sz w:val="16"/>
          <w:szCs w:val="16"/>
        </w:rPr>
        <w:t>Robotics-as-a-Service (RaaS):</w:t>
      </w:r>
      <w:r w:rsidRPr="00941521">
        <w:rPr>
          <w:sz w:val="16"/>
          <w:szCs w:val="16"/>
        </w:rPr>
        <w:t xml:space="preserve"> They eschewed upfront hardware purchases, instead leasing their autonomous cleaning units to hotels and commercial properties on a monthly recurring subscription model.</w:t>
      </w:r>
    </w:p>
    <w:p w14:paraId="06013A31" w14:textId="77777777" w:rsidR="00941521" w:rsidRPr="00941521" w:rsidRDefault="00941521" w:rsidP="007E578D">
      <w:pPr>
        <w:spacing w:after="0" w:line="240" w:lineRule="auto"/>
        <w:ind w:left="720"/>
        <w:rPr>
          <w:sz w:val="16"/>
          <w:szCs w:val="16"/>
        </w:rPr>
      </w:pPr>
    </w:p>
    <w:p w14:paraId="78222AE9" w14:textId="77777777" w:rsidR="00941521" w:rsidRPr="00941521" w:rsidRDefault="00941521" w:rsidP="007E578D">
      <w:pPr>
        <w:numPr>
          <w:ilvl w:val="0"/>
          <w:numId w:val="12"/>
        </w:numPr>
        <w:spacing w:after="0" w:line="240" w:lineRule="auto"/>
        <w:rPr>
          <w:sz w:val="16"/>
          <w:szCs w:val="16"/>
        </w:rPr>
      </w:pPr>
      <w:r w:rsidRPr="00941521">
        <w:rPr>
          <w:b/>
          <w:bCs/>
          <w:sz w:val="16"/>
          <w:szCs w:val="16"/>
        </w:rPr>
        <w:t>Estimated ARR:</w:t>
      </w:r>
      <w:r w:rsidRPr="00941521">
        <w:rPr>
          <w:sz w:val="16"/>
          <w:szCs w:val="16"/>
        </w:rPr>
        <w:t xml:space="preserve"> Industry tracking estimates their peak Annual Recurring Revenue (ARR) in the </w:t>
      </w:r>
      <w:r w:rsidRPr="00941521">
        <w:rPr>
          <w:b/>
          <w:bCs/>
          <w:sz w:val="16"/>
          <w:szCs w:val="16"/>
        </w:rPr>
        <w:t>$2 million to $5 million</w:t>
      </w:r>
      <w:r w:rsidRPr="00941521">
        <w:rPr>
          <w:sz w:val="16"/>
          <w:szCs w:val="16"/>
        </w:rPr>
        <w:t xml:space="preserve"> range across their hospitality and commercial facility deployment footprint.</w:t>
      </w:r>
    </w:p>
    <w:p w14:paraId="51D526ED" w14:textId="77777777" w:rsidR="00941521" w:rsidRPr="00941521" w:rsidRDefault="00941521" w:rsidP="007E578D">
      <w:pPr>
        <w:spacing w:after="0" w:line="240" w:lineRule="auto"/>
        <w:ind w:left="720"/>
        <w:rPr>
          <w:sz w:val="16"/>
          <w:szCs w:val="16"/>
        </w:rPr>
      </w:pPr>
    </w:p>
    <w:p w14:paraId="79433CB8" w14:textId="77777777" w:rsidR="00941521" w:rsidRPr="00941521" w:rsidRDefault="00941521" w:rsidP="007E578D">
      <w:pPr>
        <w:spacing w:after="0" w:line="240" w:lineRule="auto"/>
        <w:ind w:left="720"/>
        <w:rPr>
          <w:sz w:val="16"/>
          <w:szCs w:val="16"/>
        </w:rPr>
      </w:pPr>
      <w:r w:rsidRPr="00941521">
        <w:rPr>
          <w:b/>
          <w:bCs/>
          <w:sz w:val="16"/>
          <w:szCs w:val="16"/>
        </w:rPr>
        <w:t>Burn Rate, Pandemic Strain, and Unit Costs</w:t>
      </w:r>
    </w:p>
    <w:p w14:paraId="237D4AE4" w14:textId="77777777" w:rsidR="00941521" w:rsidRPr="00941521" w:rsidRDefault="00941521" w:rsidP="007E578D">
      <w:pPr>
        <w:spacing w:after="0" w:line="240" w:lineRule="auto"/>
        <w:ind w:left="720"/>
        <w:rPr>
          <w:sz w:val="16"/>
          <w:szCs w:val="16"/>
        </w:rPr>
      </w:pPr>
      <w:r w:rsidRPr="00941521">
        <w:rPr>
          <w:sz w:val="16"/>
          <w:szCs w:val="16"/>
        </w:rPr>
        <w:br/>
      </w:r>
    </w:p>
    <w:p w14:paraId="18AEE3F9" w14:textId="77777777" w:rsidR="00941521" w:rsidRPr="00941521" w:rsidRDefault="00941521" w:rsidP="007E578D">
      <w:pPr>
        <w:numPr>
          <w:ilvl w:val="0"/>
          <w:numId w:val="13"/>
        </w:numPr>
        <w:spacing w:after="0" w:line="240" w:lineRule="auto"/>
        <w:rPr>
          <w:sz w:val="16"/>
          <w:szCs w:val="16"/>
        </w:rPr>
      </w:pPr>
      <w:r w:rsidRPr="00941521">
        <w:rPr>
          <w:b/>
          <w:bCs/>
          <w:sz w:val="16"/>
          <w:szCs w:val="16"/>
        </w:rPr>
        <w:t>The COVID-19 Shock (2020–2021):</w:t>
      </w:r>
      <w:r w:rsidRPr="00941521">
        <w:rPr>
          <w:sz w:val="16"/>
          <w:szCs w:val="16"/>
        </w:rPr>
        <w:t xml:space="preserve"> The pandemic completely shut down their primary target market (hotels and hospitality venues), freezing enterprise sales and halting new commercial contracts.</w:t>
      </w:r>
    </w:p>
    <w:p w14:paraId="086C8474" w14:textId="77777777" w:rsidR="00941521" w:rsidRPr="00941521" w:rsidRDefault="00941521" w:rsidP="007E578D">
      <w:pPr>
        <w:spacing w:after="0" w:line="240" w:lineRule="auto"/>
        <w:ind w:left="720"/>
        <w:rPr>
          <w:sz w:val="16"/>
          <w:szCs w:val="16"/>
        </w:rPr>
      </w:pPr>
    </w:p>
    <w:p w14:paraId="46220412" w14:textId="77777777" w:rsidR="00941521" w:rsidRPr="00941521" w:rsidRDefault="00941521" w:rsidP="007E578D">
      <w:pPr>
        <w:numPr>
          <w:ilvl w:val="0"/>
          <w:numId w:val="13"/>
        </w:numPr>
        <w:spacing w:after="0" w:line="240" w:lineRule="auto"/>
        <w:rPr>
          <w:sz w:val="16"/>
          <w:szCs w:val="16"/>
        </w:rPr>
      </w:pPr>
      <w:r w:rsidRPr="00941521">
        <w:rPr>
          <w:b/>
          <w:bCs/>
          <w:sz w:val="16"/>
          <w:szCs w:val="16"/>
        </w:rPr>
        <w:t>Founder Capital Injection:</w:t>
      </w:r>
      <w:r w:rsidRPr="00941521">
        <w:rPr>
          <w:sz w:val="16"/>
          <w:szCs w:val="16"/>
        </w:rPr>
        <w:t xml:space="preserve"> With venture financing drying up in 2022, CEO Joe Augenbraun utilized a "huge amount" of his own personal savings to keep the company solvent and fund hardware redesigns.</w:t>
      </w:r>
    </w:p>
    <w:p w14:paraId="22030DA4" w14:textId="77777777" w:rsidR="00941521" w:rsidRPr="00941521" w:rsidRDefault="00941521" w:rsidP="007E578D">
      <w:pPr>
        <w:spacing w:after="0" w:line="240" w:lineRule="auto"/>
        <w:ind w:left="720"/>
        <w:rPr>
          <w:sz w:val="16"/>
          <w:szCs w:val="16"/>
        </w:rPr>
      </w:pPr>
    </w:p>
    <w:p w14:paraId="6A2F2404" w14:textId="77777777" w:rsidR="00941521" w:rsidRPr="00941521" w:rsidRDefault="00941521" w:rsidP="007E578D">
      <w:pPr>
        <w:numPr>
          <w:ilvl w:val="0"/>
          <w:numId w:val="13"/>
        </w:numPr>
        <w:spacing w:after="0" w:line="240" w:lineRule="auto"/>
        <w:rPr>
          <w:sz w:val="16"/>
          <w:szCs w:val="16"/>
        </w:rPr>
      </w:pPr>
      <w:r w:rsidRPr="00941521">
        <w:rPr>
          <w:b/>
          <w:bCs/>
          <w:sz w:val="16"/>
          <w:szCs w:val="16"/>
        </w:rPr>
        <w:t>Unit Economics:</w:t>
      </w:r>
      <w:r w:rsidRPr="00941521">
        <w:rPr>
          <w:sz w:val="16"/>
          <w:szCs w:val="16"/>
        </w:rPr>
        <w:t xml:space="preserve"> Through engineering optimizations, they successfully slashed the bill of materials (BOM) to </w:t>
      </w:r>
      <w:r w:rsidRPr="00941521">
        <w:rPr>
          <w:b/>
          <w:bCs/>
          <w:sz w:val="16"/>
          <w:szCs w:val="16"/>
        </w:rPr>
        <w:t>under $10,000 per robot</w:t>
      </w:r>
      <w:r w:rsidRPr="00941521">
        <w:rPr>
          <w:sz w:val="16"/>
          <w:szCs w:val="16"/>
        </w:rPr>
        <w:t>, significantly improving unit-level RaaS profit margins before operations concluded.</w:t>
      </w:r>
    </w:p>
    <w:p w14:paraId="63CE4BC0" w14:textId="77777777" w:rsidR="00B179A6" w:rsidRPr="00631EB6" w:rsidRDefault="00B179A6" w:rsidP="00631EB6">
      <w:pPr>
        <w:ind w:left="720"/>
        <w:rPr>
          <w:ins w:id="116" w:author="ruthwik bhargav" w:date="2026-08-29T17:15:00Z"/>
          <w:sz w:val="16"/>
          <w:szCs w:val="16"/>
        </w:rPr>
      </w:pPr>
    </w:p>
    <w:p w14:paraId="24283E88" w14:textId="77777777" w:rsidR="00631EB6" w:rsidRPr="00E415CF" w:rsidRDefault="00631EB6">
      <w:pPr>
        <w:ind w:left="720"/>
        <w:rPr>
          <w:ins w:id="117" w:author="ruthwik bhargav" w:date="2026-08-29T17:12:00Z"/>
          <w:sz w:val="16"/>
          <w:szCs w:val="16"/>
        </w:rPr>
        <w:pPrChange w:id="118" w:author="ruthwik bhargav" w:date="2026-08-29T17:15:00Z" w16du:dateUtc="2026-08-29T11:45:00Z">
          <w:pPr>
            <w:numPr>
              <w:numId w:val="9"/>
            </w:numPr>
            <w:tabs>
              <w:tab w:val="num" w:pos="720"/>
            </w:tabs>
            <w:ind w:left="720" w:hanging="360"/>
          </w:pPr>
        </w:pPrChange>
      </w:pPr>
    </w:p>
    <w:p w14:paraId="6D208EFB" w14:textId="77777777" w:rsidR="00E415CF" w:rsidRDefault="00E415CF">
      <w:pPr>
        <w:rPr>
          <w:sz w:val="16"/>
          <w:szCs w:val="16"/>
        </w:rPr>
      </w:pPr>
    </w:p>
    <w:p w14:paraId="7EFCFE01" w14:textId="77777777" w:rsidR="004A3426" w:rsidRDefault="004A3426">
      <w:pPr>
        <w:rPr>
          <w:sz w:val="16"/>
          <w:szCs w:val="16"/>
        </w:rPr>
      </w:pPr>
    </w:p>
    <w:p w14:paraId="21F6240F" w14:textId="18F13272" w:rsidR="004A3426" w:rsidRDefault="009F16CB">
      <w:pPr>
        <w:rPr>
          <w:sz w:val="16"/>
          <w:szCs w:val="16"/>
          <w:u w:val="double"/>
        </w:rPr>
      </w:pPr>
      <w:r>
        <w:rPr>
          <w:sz w:val="16"/>
          <w:szCs w:val="16"/>
          <w:u w:val="double"/>
        </w:rPr>
        <w:fldChar w:fldCharType="begin"/>
      </w:r>
      <w:r>
        <w:rPr>
          <w:sz w:val="16"/>
          <w:szCs w:val="16"/>
          <w:u w:val="double"/>
        </w:rPr>
        <w:instrText xml:space="preserve"> DATE \@ "dd-MM-yyyy" </w:instrText>
      </w:r>
      <w:r>
        <w:rPr>
          <w:sz w:val="16"/>
          <w:szCs w:val="16"/>
          <w:u w:val="double"/>
        </w:rPr>
        <w:fldChar w:fldCharType="separate"/>
      </w:r>
      <w:r w:rsidR="00001C6E">
        <w:rPr>
          <w:noProof/>
          <w:sz w:val="16"/>
          <w:szCs w:val="16"/>
          <w:u w:val="double"/>
        </w:rPr>
        <w:t>19-09-2026</w:t>
      </w:r>
      <w:r>
        <w:rPr>
          <w:sz w:val="16"/>
          <w:szCs w:val="16"/>
          <w:u w:val="double"/>
        </w:rPr>
        <w:fldChar w:fldCharType="end"/>
      </w:r>
    </w:p>
    <w:p w14:paraId="42A1F5B0" w14:textId="494D0D2F" w:rsidR="009F16CB" w:rsidRPr="009F16CB" w:rsidRDefault="009F16CB">
      <w:pPr>
        <w:rPr>
          <w:sz w:val="16"/>
          <w:szCs w:val="16"/>
          <w:u w:val="double"/>
        </w:rPr>
      </w:pPr>
      <w:r>
        <w:rPr>
          <w:sz w:val="16"/>
          <w:szCs w:val="16"/>
          <w:u w:val="double"/>
        </w:rPr>
        <w:fldChar w:fldCharType="begin"/>
      </w:r>
      <w:r>
        <w:rPr>
          <w:sz w:val="16"/>
          <w:szCs w:val="16"/>
          <w:u w:val="double"/>
        </w:rPr>
        <w:instrText xml:space="preserve"> TIME \@ "h:mm am/pm" </w:instrText>
      </w:r>
      <w:r>
        <w:rPr>
          <w:sz w:val="16"/>
          <w:szCs w:val="16"/>
          <w:u w:val="double"/>
        </w:rPr>
        <w:fldChar w:fldCharType="separate"/>
      </w:r>
      <w:r w:rsidR="00001C6E">
        <w:rPr>
          <w:noProof/>
          <w:sz w:val="16"/>
          <w:szCs w:val="16"/>
          <w:u w:val="double"/>
        </w:rPr>
        <w:t>4:39 PM</w:t>
      </w:r>
      <w:r>
        <w:rPr>
          <w:sz w:val="16"/>
          <w:szCs w:val="16"/>
          <w:u w:val="double"/>
        </w:rPr>
        <w:fldChar w:fldCharType="end"/>
      </w:r>
    </w:p>
    <w:p w14:paraId="69F85A62" w14:textId="1D2DE6CE" w:rsidR="004A3426" w:rsidRDefault="00193FA1">
      <w:pPr>
        <w:rPr>
          <w:sz w:val="16"/>
          <w:szCs w:val="16"/>
        </w:rPr>
      </w:pPr>
      <w:r>
        <w:rPr>
          <w:sz w:val="16"/>
          <w:szCs w:val="16"/>
        </w:rPr>
        <w:t>VLA :</w:t>
      </w:r>
    </w:p>
    <w:p w14:paraId="0C93EFE0" w14:textId="1A278ED2" w:rsidR="001C738A" w:rsidRDefault="009F16CB">
      <w:pPr>
        <w:rPr>
          <w:ins w:id="119" w:author="ruthwik bhargav" w:date="2026-08-29T14:25:00Z" w16du:dateUtc="2026-08-29T08:55:00Z"/>
          <w:sz w:val="16"/>
          <w:szCs w:val="16"/>
        </w:rPr>
      </w:pPr>
      <w:hyperlink r:id="rId22" w:history="1">
        <w:r w:rsidRPr="00A85FAD">
          <w:rPr>
            <w:rStyle w:val="Hyperlink"/>
            <w:sz w:val="16"/>
            <w:szCs w:val="16"/>
          </w:rPr>
          <w:t>https://towardsdatascience.com/how-visual-language-action-vla-models-work/</w:t>
        </w:r>
      </w:hyperlink>
    </w:p>
    <w:p w14:paraId="631372D2" w14:textId="1AD445DB" w:rsidR="006073F3" w:rsidRDefault="006073F3">
      <w:pPr>
        <w:rPr>
          <w:ins w:id="120" w:author="ruthwik bhargav" w:date="2026-08-29T14:25:00Z" w16du:dateUtc="2026-08-29T08:55:00Z"/>
          <w:sz w:val="16"/>
          <w:szCs w:val="16"/>
        </w:rPr>
      </w:pPr>
      <w:ins w:id="121" w:author="ruthwik bhargav" w:date="2026-08-29T14:25:00Z" w16du:dateUtc="2026-08-29T08:55:00Z"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>HYPERLINK "</w:instrText>
        </w:r>
        <w:r w:rsidRPr="006073F3">
          <w:rPr>
            <w:sz w:val="16"/>
            <w:szCs w:val="16"/>
          </w:rPr>
          <w:instrText>https://openvla.github.io/</w:instrText>
        </w:r>
        <w:r>
          <w:rPr>
            <w:sz w:val="16"/>
            <w:szCs w:val="16"/>
          </w:rPr>
          <w:instrText>"</w:instrText>
        </w:r>
        <w:r>
          <w:rPr>
            <w:sz w:val="16"/>
            <w:szCs w:val="16"/>
          </w:rPr>
        </w:r>
        <w:r>
          <w:rPr>
            <w:sz w:val="16"/>
            <w:szCs w:val="16"/>
          </w:rPr>
          <w:fldChar w:fldCharType="separate"/>
        </w:r>
        <w:r w:rsidRPr="00A85FAD">
          <w:rPr>
            <w:rStyle w:val="Hyperlink"/>
            <w:sz w:val="16"/>
            <w:szCs w:val="16"/>
          </w:rPr>
          <w:t>https://openvla.github.io/</w:t>
        </w:r>
        <w:r>
          <w:rPr>
            <w:sz w:val="16"/>
            <w:szCs w:val="16"/>
          </w:rPr>
          <w:fldChar w:fldCharType="end"/>
        </w:r>
      </w:ins>
    </w:p>
    <w:p w14:paraId="3F35B376" w14:textId="56F181BF" w:rsidR="006073F3" w:rsidRDefault="00AA7DE7">
      <w:pPr>
        <w:rPr>
          <w:ins w:id="122" w:author="ruthwik bhargav" w:date="2026-08-29T20:04:00Z" w16du:dateUtc="2026-08-29T14:34:00Z"/>
          <w:sz w:val="16"/>
          <w:szCs w:val="16"/>
        </w:rPr>
      </w:pPr>
      <w:ins w:id="123" w:author="ruthwik bhargav" w:date="2026-08-29T16:01:00Z" w16du:dateUtc="2026-08-29T10:31:00Z"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>HYPERLINK "</w:instrText>
        </w:r>
      </w:ins>
      <w:ins w:id="124" w:author="ruthwik bhargav" w:date="2026-08-29T14:25:00Z" w16du:dateUtc="2026-08-29T08:55:00Z">
        <w:r w:rsidRPr="005D311C">
          <w:rPr>
            <w:sz w:val="16"/>
            <w:szCs w:val="16"/>
          </w:rPr>
          <w:instrText>https://github.com/jonyzhang2023/awesome-embodied-vla-va-vln</w:instrText>
        </w:r>
      </w:ins>
      <w:ins w:id="125" w:author="ruthwik bhargav" w:date="2026-08-29T16:01:00Z" w16du:dateUtc="2026-08-29T10:31:00Z">
        <w:r>
          <w:rPr>
            <w:sz w:val="16"/>
            <w:szCs w:val="16"/>
          </w:rPr>
          <w:instrText>"</w:instrText>
        </w:r>
        <w:r>
          <w:rPr>
            <w:sz w:val="16"/>
            <w:szCs w:val="16"/>
          </w:rPr>
        </w:r>
        <w:r>
          <w:rPr>
            <w:sz w:val="16"/>
            <w:szCs w:val="16"/>
          </w:rPr>
          <w:fldChar w:fldCharType="separate"/>
        </w:r>
      </w:ins>
      <w:ins w:id="126" w:author="ruthwik bhargav" w:date="2026-08-29T14:25:00Z" w16du:dateUtc="2026-08-29T08:55:00Z">
        <w:r w:rsidRPr="00A85FAD">
          <w:rPr>
            <w:rStyle w:val="Hyperlink"/>
            <w:sz w:val="16"/>
            <w:szCs w:val="16"/>
          </w:rPr>
          <w:t>https://github.com/jonyzhang2023/awesome-embodied-vla-va-vln</w:t>
        </w:r>
      </w:ins>
      <w:ins w:id="127" w:author="ruthwik bhargav" w:date="2026-08-29T16:01:00Z" w16du:dateUtc="2026-08-29T10:31:00Z">
        <w:r>
          <w:rPr>
            <w:sz w:val="16"/>
            <w:szCs w:val="16"/>
          </w:rPr>
          <w:fldChar w:fldCharType="end"/>
        </w:r>
      </w:ins>
    </w:p>
    <w:p w14:paraId="53B1D260" w14:textId="77777777" w:rsidR="00D909FC" w:rsidRDefault="00D909FC">
      <w:pPr>
        <w:rPr>
          <w:ins w:id="128" w:author="ruthwik bhargav" w:date="2026-08-29T20:04:00Z" w16du:dateUtc="2026-08-29T14:34:00Z"/>
          <w:sz w:val="16"/>
          <w:szCs w:val="16"/>
        </w:rPr>
      </w:pPr>
    </w:p>
    <w:p w14:paraId="697E9D57" w14:textId="77777777" w:rsidR="00D909FC" w:rsidRDefault="00D909FC">
      <w:pPr>
        <w:rPr>
          <w:ins w:id="129" w:author="ruthwik bhargav" w:date="2026-08-29T20:04:00Z" w16du:dateUtc="2026-08-29T14:34:00Z"/>
          <w:sz w:val="16"/>
          <w:szCs w:val="16"/>
        </w:rPr>
      </w:pPr>
    </w:p>
    <w:p w14:paraId="4C9B2051" w14:textId="77777777" w:rsidR="00D909FC" w:rsidRDefault="00D909FC">
      <w:pPr>
        <w:rPr>
          <w:ins w:id="130" w:author="ruthwik bhargav" w:date="2026-08-29T20:04:00Z" w16du:dateUtc="2026-08-29T14:34:00Z"/>
          <w:sz w:val="16"/>
          <w:szCs w:val="16"/>
        </w:rPr>
      </w:pPr>
    </w:p>
    <w:p w14:paraId="08507C5E" w14:textId="77777777" w:rsidR="00D909FC" w:rsidRDefault="00D909FC">
      <w:pPr>
        <w:rPr>
          <w:ins w:id="131" w:author="ruthwik bhargav" w:date="2026-08-29T20:04:00Z" w16du:dateUtc="2026-08-29T14:34:00Z"/>
          <w:sz w:val="16"/>
          <w:szCs w:val="16"/>
        </w:rPr>
      </w:pPr>
    </w:p>
    <w:p w14:paraId="61576CE9" w14:textId="77777777" w:rsidR="00D909FC" w:rsidRDefault="00D909FC">
      <w:pPr>
        <w:rPr>
          <w:ins w:id="132" w:author="ruthwik bhargav" w:date="2026-08-29T20:04:00Z" w16du:dateUtc="2026-08-29T14:34:00Z"/>
          <w:sz w:val="16"/>
          <w:szCs w:val="16"/>
        </w:rPr>
      </w:pPr>
    </w:p>
    <w:p w14:paraId="16D0EF7E" w14:textId="634BFFB3" w:rsidR="00D909FC" w:rsidRDefault="00D909FC">
      <w:pPr>
        <w:rPr>
          <w:ins w:id="133" w:author="ruthwik bhargav" w:date="2026-08-29T20:04:00Z" w16du:dateUtc="2026-08-29T14:34:00Z"/>
          <w:sz w:val="16"/>
          <w:szCs w:val="16"/>
        </w:rPr>
      </w:pPr>
      <w:ins w:id="134" w:author="ruthwik bhargav" w:date="2026-08-29T20:04:00Z" w16du:dateUtc="2026-08-29T14:34:00Z">
        <w:r>
          <w:rPr>
            <w:sz w:val="16"/>
            <w:szCs w:val="16"/>
          </w:rPr>
          <w:t>Hygiene companies:</w:t>
        </w:r>
      </w:ins>
    </w:p>
    <w:p w14:paraId="43936E0A" w14:textId="430184C3" w:rsidR="00D909FC" w:rsidRDefault="0058769C">
      <w:pPr>
        <w:rPr>
          <w:ins w:id="135" w:author="ruthwik bhargav" w:date="2026-08-29T20:11:00Z" w16du:dateUtc="2026-08-29T14:41:00Z"/>
          <w:sz w:val="16"/>
          <w:szCs w:val="16"/>
        </w:rPr>
      </w:pPr>
      <w:ins w:id="136" w:author="ruthwik bhargav" w:date="2026-08-29T20:11:00Z" w16du:dateUtc="2026-08-29T14:41:00Z"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>HYPERLINK "</w:instrText>
        </w:r>
      </w:ins>
      <w:ins w:id="137" w:author="ruthwik bhargav" w:date="2026-08-29T20:04:00Z" w16du:dateUtc="2026-08-29T14:34:00Z">
        <w:r w:rsidRPr="00D909FC">
          <w:rPr>
            <w:sz w:val="16"/>
            <w:szCs w:val="16"/>
          </w:rPr>
          <w:instrText>https://www.unilever.com/our-company/innovation-and-rd-at-unilever/innovate-with-us/</w:instrText>
        </w:r>
      </w:ins>
      <w:ins w:id="138" w:author="ruthwik bhargav" w:date="2026-08-29T20:11:00Z" w16du:dateUtc="2026-08-29T14:41:00Z">
        <w:r>
          <w:rPr>
            <w:sz w:val="16"/>
            <w:szCs w:val="16"/>
          </w:rPr>
          <w:instrText>"</w:instrText>
        </w:r>
        <w:r>
          <w:rPr>
            <w:sz w:val="16"/>
            <w:szCs w:val="16"/>
          </w:rPr>
        </w:r>
        <w:r>
          <w:rPr>
            <w:sz w:val="16"/>
            <w:szCs w:val="16"/>
          </w:rPr>
          <w:fldChar w:fldCharType="separate"/>
        </w:r>
      </w:ins>
      <w:ins w:id="139" w:author="ruthwik bhargav" w:date="2026-08-29T20:04:00Z" w16du:dateUtc="2026-08-29T14:34:00Z">
        <w:r w:rsidRPr="00BC52B8">
          <w:rPr>
            <w:rStyle w:val="Hyperlink"/>
            <w:sz w:val="16"/>
            <w:szCs w:val="16"/>
          </w:rPr>
          <w:t>https://www.unilever.com/our-company/innovation-and-rd-at-unilever/innovate-with-us/</w:t>
        </w:r>
      </w:ins>
      <w:ins w:id="140" w:author="ruthwik bhargav" w:date="2026-08-29T20:11:00Z" w16du:dateUtc="2026-08-29T14:41:00Z">
        <w:r>
          <w:rPr>
            <w:sz w:val="16"/>
            <w:szCs w:val="16"/>
          </w:rPr>
          <w:fldChar w:fldCharType="end"/>
        </w:r>
      </w:ins>
    </w:p>
    <w:p w14:paraId="7E8DD235" w14:textId="77777777" w:rsidR="0058769C" w:rsidRDefault="0058769C">
      <w:pPr>
        <w:rPr>
          <w:ins w:id="141" w:author="ruthwik bhargav" w:date="2026-08-29T20:11:00Z" w16du:dateUtc="2026-08-29T14:41:00Z"/>
          <w:sz w:val="16"/>
          <w:szCs w:val="16"/>
        </w:rPr>
      </w:pPr>
    </w:p>
    <w:p w14:paraId="06E0B8FD" w14:textId="56270AA8" w:rsidR="0058769C" w:rsidRDefault="00FE2846">
      <w:pPr>
        <w:rPr>
          <w:sz w:val="16"/>
          <w:szCs w:val="16"/>
        </w:rPr>
      </w:pP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>HYPERLINK "</w:instrText>
      </w:r>
      <w:ins w:id="142" w:author="ruthwik bhargav" w:date="2026-08-29T20:11:00Z" w16du:dateUtc="2026-08-29T14:41:00Z">
        <w:r w:rsidRPr="0058769C">
          <w:rPr>
            <w:sz w:val="16"/>
            <w:szCs w:val="16"/>
          </w:rPr>
          <w:instrText>https://cddindia.org/innovate-demonstrate-mainstream/</w:instrText>
        </w:r>
      </w:ins>
      <w:r>
        <w:rPr>
          <w:sz w:val="16"/>
          <w:szCs w:val="16"/>
        </w:rPr>
        <w:instrText>"</w:instrText>
      </w:r>
      <w:r>
        <w:rPr>
          <w:sz w:val="16"/>
          <w:szCs w:val="16"/>
        </w:rPr>
      </w:r>
      <w:r>
        <w:rPr>
          <w:sz w:val="16"/>
          <w:szCs w:val="16"/>
        </w:rPr>
        <w:fldChar w:fldCharType="separate"/>
      </w:r>
      <w:ins w:id="143" w:author="ruthwik bhargav" w:date="2026-08-29T20:11:00Z" w16du:dateUtc="2026-08-29T14:41:00Z">
        <w:r w:rsidRPr="00BE45BF">
          <w:rPr>
            <w:rStyle w:val="Hyperlink"/>
            <w:sz w:val="16"/>
            <w:szCs w:val="16"/>
          </w:rPr>
          <w:t>https://cddindia.org/innovate-demonstrate-mainstream/</w:t>
        </w:r>
      </w:ins>
      <w:r>
        <w:rPr>
          <w:sz w:val="16"/>
          <w:szCs w:val="16"/>
        </w:rPr>
        <w:fldChar w:fldCharType="end"/>
      </w:r>
    </w:p>
    <w:p w14:paraId="647FC8B3" w14:textId="77777777" w:rsidR="00FE2846" w:rsidRDefault="00FE2846">
      <w:pPr>
        <w:rPr>
          <w:sz w:val="16"/>
          <w:szCs w:val="16"/>
        </w:rPr>
      </w:pPr>
    </w:p>
    <w:p w14:paraId="0BF66D26" w14:textId="0E8A3134" w:rsidR="00FE2846" w:rsidRDefault="00FE2846">
      <w:pPr>
        <w:rPr>
          <w:sz w:val="32"/>
          <w:szCs w:val="32"/>
        </w:rPr>
      </w:pPr>
      <w:r>
        <w:rPr>
          <w:sz w:val="32"/>
          <w:szCs w:val="32"/>
        </w:rPr>
        <w:t>Disinfection:</w:t>
      </w:r>
    </w:p>
    <w:p w14:paraId="7A4A79B3" w14:textId="599B4464" w:rsidR="00FE2846" w:rsidRDefault="00FE2846">
      <w:pPr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DATE \@ "dd-MM-yyyy" </w:instrText>
      </w:r>
      <w:r>
        <w:rPr>
          <w:sz w:val="32"/>
          <w:szCs w:val="32"/>
        </w:rPr>
        <w:fldChar w:fldCharType="separate"/>
      </w:r>
      <w:r w:rsidR="00001C6E">
        <w:rPr>
          <w:noProof/>
          <w:sz w:val="32"/>
          <w:szCs w:val="32"/>
        </w:rPr>
        <w:t>19-09-2026</w:t>
      </w:r>
      <w:r>
        <w:rPr>
          <w:sz w:val="32"/>
          <w:szCs w:val="32"/>
        </w:rPr>
        <w:fldChar w:fldCharType="end"/>
      </w:r>
    </w:p>
    <w:p w14:paraId="314E0FE2" w14:textId="17C003CA" w:rsidR="00FE2846" w:rsidRDefault="00FE2846">
      <w:pPr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TIME \@ "h:mm am/pm" </w:instrText>
      </w:r>
      <w:r>
        <w:rPr>
          <w:sz w:val="32"/>
          <w:szCs w:val="32"/>
        </w:rPr>
        <w:fldChar w:fldCharType="separate"/>
      </w:r>
      <w:r w:rsidR="00001C6E">
        <w:rPr>
          <w:noProof/>
          <w:sz w:val="32"/>
          <w:szCs w:val="32"/>
        </w:rPr>
        <w:t>4:39 PM</w:t>
      </w:r>
      <w:r>
        <w:rPr>
          <w:sz w:val="32"/>
          <w:szCs w:val="32"/>
        </w:rPr>
        <w:fldChar w:fldCharType="end"/>
      </w:r>
    </w:p>
    <w:p w14:paraId="25C0D925" w14:textId="34D4216F" w:rsidR="00DB429D" w:rsidRDefault="00DB429D">
      <w:pPr>
        <w:rPr>
          <w:sz w:val="32"/>
          <w:szCs w:val="32"/>
        </w:rPr>
      </w:pPr>
      <w:r>
        <w:rPr>
          <w:sz w:val="32"/>
          <w:szCs w:val="32"/>
        </w:rPr>
        <w:t>Brushes v/s steam cleaning (or both):</w:t>
      </w:r>
    </w:p>
    <w:p w14:paraId="3401E139" w14:textId="453B732F" w:rsidR="00DB429D" w:rsidRDefault="00DB429D">
      <w:pPr>
        <w:rPr>
          <w:sz w:val="32"/>
          <w:szCs w:val="32"/>
        </w:rPr>
      </w:pPr>
      <w:r>
        <w:rPr>
          <w:sz w:val="32"/>
          <w:szCs w:val="32"/>
        </w:rPr>
        <w:t>I think the problem can be broken down into:</w:t>
      </w:r>
    </w:p>
    <w:p w14:paraId="72689B15" w14:textId="5786C9E3" w:rsidR="00DB429D" w:rsidRDefault="00DB429D" w:rsidP="00DB429D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Whats the best way ( Time/ Cost / Resources</w:t>
      </w:r>
      <w:r w:rsidR="00AB0630">
        <w:rPr>
          <w:sz w:val="32"/>
          <w:szCs w:val="32"/>
        </w:rPr>
        <w:t xml:space="preserve"> used</w:t>
      </w:r>
      <w:r>
        <w:rPr>
          <w:sz w:val="32"/>
          <w:szCs w:val="32"/>
        </w:rPr>
        <w:t>) to clean the toilet by the robot?</w:t>
      </w:r>
    </w:p>
    <w:p w14:paraId="6D9E929B" w14:textId="5295FD04" w:rsidR="00DB429D" w:rsidRDefault="00DB429D" w:rsidP="00DB429D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Which tech offers better control to clean the toilet?</w:t>
      </w:r>
      <w:r w:rsidR="00AB0630">
        <w:rPr>
          <w:sz w:val="32"/>
          <w:szCs w:val="32"/>
        </w:rPr>
        <w:t>( in terms of safety to people around the toilet , also to the toilet equipment. Also in terms how easily you can decontaminate the toilet )</w:t>
      </w:r>
    </w:p>
    <w:p w14:paraId="5F5AF1F7" w14:textId="2D44BD92" w:rsidR="00F1518E" w:rsidRDefault="00DB429D" w:rsidP="00F1518E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How advanced is </w:t>
      </w:r>
      <w:r w:rsidR="00F1518E">
        <w:rPr>
          <w:sz w:val="32"/>
          <w:szCs w:val="32"/>
        </w:rPr>
        <w:t>the steam tech v/s brush tech? (number of options)</w:t>
      </w:r>
    </w:p>
    <w:p w14:paraId="69EF972B" w14:textId="2602C3BE" w:rsidR="00F1518E" w:rsidRDefault="00F1518E" w:rsidP="00F1518E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Can steam or brush tech in the robot alone completely decontaminate the toilet or does it require a combination? </w:t>
      </w:r>
    </w:p>
    <w:p w14:paraId="42FB19BB" w14:textId="77777777" w:rsidR="00AB0630" w:rsidRDefault="00AB0630" w:rsidP="00AB0630">
      <w:pPr>
        <w:pStyle w:val="ListParagraph"/>
        <w:rPr>
          <w:sz w:val="32"/>
          <w:szCs w:val="32"/>
        </w:rPr>
      </w:pPr>
    </w:p>
    <w:p w14:paraId="77B31528" w14:textId="0AEBC328" w:rsidR="00F1518E" w:rsidRDefault="00FB330B" w:rsidP="00F1518E">
      <w:pPr>
        <w:pStyle w:val="ListParagraph"/>
        <w:rPr>
          <w:sz w:val="32"/>
          <w:szCs w:val="32"/>
        </w:rPr>
      </w:pPr>
      <w:hyperlink r:id="rId23" w:anchor="Choosing_the_Right_Disinfection_Method" w:history="1">
        <w:r w:rsidRPr="00BE45BF">
          <w:rPr>
            <w:rStyle w:val="Hyperlink"/>
            <w:sz w:val="32"/>
            <w:szCs w:val="32"/>
          </w:rPr>
          <w:t>https://www.pestcontrolsg.com/articles/types-of-disinfection-methods-which-one-to-choose.html#Choosing_the_Right_Disinfection_Method</w:t>
        </w:r>
      </w:hyperlink>
    </w:p>
    <w:p w14:paraId="24A72BA3" w14:textId="77777777" w:rsidR="00FB330B" w:rsidRDefault="00FB330B" w:rsidP="00F1518E">
      <w:pPr>
        <w:pStyle w:val="ListParagraph"/>
        <w:rPr>
          <w:sz w:val="32"/>
          <w:szCs w:val="32"/>
        </w:rPr>
      </w:pPr>
    </w:p>
    <w:p w14:paraId="196BB364" w14:textId="1413C841" w:rsidR="00001C6E" w:rsidRDefault="00001C6E" w:rsidP="00F1518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TIME \@ "h:mm am/pm" </w:instrText>
      </w:r>
      <w:r>
        <w:rPr>
          <w:sz w:val="32"/>
          <w:szCs w:val="32"/>
        </w:rPr>
        <w:fldChar w:fldCharType="separate"/>
      </w:r>
      <w:r>
        <w:rPr>
          <w:noProof/>
          <w:sz w:val="32"/>
          <w:szCs w:val="32"/>
        </w:rPr>
        <w:t>4:40 PM</w:t>
      </w:r>
      <w:r>
        <w:rPr>
          <w:sz w:val="32"/>
          <w:szCs w:val="32"/>
        </w:rPr>
        <w:fldChar w:fldCharType="end"/>
      </w:r>
    </w:p>
    <w:p w14:paraId="5E106ECF" w14:textId="5A7E8484" w:rsidR="00001C6E" w:rsidRPr="00F1518E" w:rsidRDefault="00001C6E" w:rsidP="00F1518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DATE \@ "dd-MM-yyyy" </w:instrText>
      </w:r>
      <w:r>
        <w:rPr>
          <w:sz w:val="32"/>
          <w:szCs w:val="32"/>
        </w:rPr>
        <w:fldChar w:fldCharType="separate"/>
      </w:r>
      <w:r>
        <w:rPr>
          <w:noProof/>
          <w:sz w:val="32"/>
          <w:szCs w:val="32"/>
        </w:rPr>
        <w:t>19-09-2026</w:t>
      </w:r>
      <w:r>
        <w:rPr>
          <w:sz w:val="32"/>
          <w:szCs w:val="32"/>
        </w:rPr>
        <w:fldChar w:fldCharType="end"/>
      </w:r>
    </w:p>
    <w:p w14:paraId="26F46B37" w14:textId="77777777" w:rsidR="00001C6E" w:rsidRDefault="00001C6E" w:rsidP="00001C6E">
      <w:pPr>
        <w:rPr>
          <w:b/>
          <w:bCs/>
          <w:sz w:val="24"/>
          <w:szCs w:val="24"/>
        </w:rPr>
      </w:pPr>
      <w:r w:rsidRPr="00001C6E">
        <w:rPr>
          <w:b/>
          <w:bCs/>
          <w:sz w:val="24"/>
          <w:szCs w:val="24"/>
        </w:rPr>
        <w:t>Measurement Science for Robotics and Autonomous Systems Program</w:t>
      </w:r>
    </w:p>
    <w:p w14:paraId="3FFD0FAD" w14:textId="5FCBC64F" w:rsidR="00001C6E" w:rsidRPr="00001C6E" w:rsidRDefault="00001C6E" w:rsidP="00001C6E">
      <w:pPr>
        <w:rPr>
          <w:b/>
          <w:bCs/>
          <w:sz w:val="24"/>
          <w:szCs w:val="24"/>
        </w:rPr>
      </w:pPr>
      <w:r w:rsidRPr="00001C6E">
        <w:rPr>
          <w:b/>
          <w:bCs/>
          <w:sz w:val="24"/>
          <w:szCs w:val="24"/>
        </w:rPr>
        <w:t>https://www.nist.gov/programs-projects/measurement-science-robotics-and-autonomous-systems-program</w:t>
      </w:r>
    </w:p>
    <w:p w14:paraId="5BB61C0C" w14:textId="08ADD954" w:rsidR="00846F0F" w:rsidRDefault="00846F0F">
      <w:pPr>
        <w:rPr>
          <w:sz w:val="24"/>
          <w:szCs w:val="24"/>
        </w:rPr>
      </w:pPr>
    </w:p>
    <w:p w14:paraId="69743749" w14:textId="77777777" w:rsidR="004D4C95" w:rsidRPr="001B0262" w:rsidRDefault="004D4C95">
      <w:pPr>
        <w:rPr>
          <w:ins w:id="144" w:author="ruthwik bhargav" w:date="2026-08-29T16:01:00Z" w16du:dateUtc="2026-08-29T10:31:00Z"/>
          <w:sz w:val="24"/>
          <w:szCs w:val="24"/>
        </w:rPr>
      </w:pPr>
    </w:p>
    <w:p w14:paraId="1DF78F86" w14:textId="77777777" w:rsidR="00AA7DE7" w:rsidRDefault="00AA7DE7">
      <w:pPr>
        <w:rPr>
          <w:sz w:val="16"/>
          <w:szCs w:val="16"/>
        </w:rPr>
      </w:pPr>
    </w:p>
    <w:p w14:paraId="2499E877" w14:textId="77777777" w:rsidR="00354C9B" w:rsidRDefault="00354C9B">
      <w:pPr>
        <w:rPr>
          <w:sz w:val="16"/>
          <w:szCs w:val="16"/>
        </w:rPr>
      </w:pPr>
    </w:p>
    <w:p w14:paraId="56EB5247" w14:textId="77777777" w:rsidR="009F16CB" w:rsidRDefault="009F16CB">
      <w:pPr>
        <w:rPr>
          <w:sz w:val="16"/>
          <w:szCs w:val="16"/>
        </w:rPr>
      </w:pPr>
    </w:p>
    <w:p w14:paraId="58A9C0A3" w14:textId="77777777" w:rsidR="00193FA1" w:rsidRDefault="00193FA1">
      <w:pPr>
        <w:rPr>
          <w:sz w:val="16"/>
          <w:szCs w:val="16"/>
        </w:rPr>
      </w:pPr>
    </w:p>
    <w:p w14:paraId="31C68344" w14:textId="77777777" w:rsidR="00193FA1" w:rsidRDefault="00193FA1">
      <w:pPr>
        <w:rPr>
          <w:sz w:val="16"/>
          <w:szCs w:val="16"/>
        </w:rPr>
      </w:pPr>
    </w:p>
    <w:p w14:paraId="689B56AC" w14:textId="77777777" w:rsidR="00297ED8" w:rsidRPr="00297ED8" w:rsidRDefault="00297ED8">
      <w:pPr>
        <w:rPr>
          <w:sz w:val="36"/>
          <w:szCs w:val="36"/>
        </w:rPr>
      </w:pPr>
    </w:p>
    <w:p w14:paraId="726DDDBE" w14:textId="77777777" w:rsidR="00297ED8" w:rsidRDefault="00297ED8"/>
    <w:p w14:paraId="3D179BAE" w14:textId="77777777" w:rsidR="00297ED8" w:rsidRDefault="00297ED8"/>
    <w:sectPr w:rsidR="00297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CA2"/>
    <w:multiLevelType w:val="multilevel"/>
    <w:tmpl w:val="C8E2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52AE4"/>
    <w:multiLevelType w:val="hybridMultilevel"/>
    <w:tmpl w:val="933AB2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26FC1"/>
    <w:multiLevelType w:val="multilevel"/>
    <w:tmpl w:val="0A2C9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01584"/>
    <w:multiLevelType w:val="multilevel"/>
    <w:tmpl w:val="19A05E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4D0394"/>
    <w:multiLevelType w:val="multilevel"/>
    <w:tmpl w:val="F70A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32B3D"/>
    <w:multiLevelType w:val="multilevel"/>
    <w:tmpl w:val="1A405DF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C77E3A"/>
    <w:multiLevelType w:val="multilevel"/>
    <w:tmpl w:val="8FC6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41CC3"/>
    <w:multiLevelType w:val="multilevel"/>
    <w:tmpl w:val="539259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4965E6"/>
    <w:multiLevelType w:val="multilevel"/>
    <w:tmpl w:val="0150CE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FE348F"/>
    <w:multiLevelType w:val="multilevel"/>
    <w:tmpl w:val="1D8A9D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D365EE"/>
    <w:multiLevelType w:val="multilevel"/>
    <w:tmpl w:val="2CC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963B3"/>
    <w:multiLevelType w:val="multilevel"/>
    <w:tmpl w:val="165A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358E5"/>
    <w:multiLevelType w:val="multilevel"/>
    <w:tmpl w:val="046A8E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090920">
    <w:abstractNumId w:val="8"/>
  </w:num>
  <w:num w:numId="2" w16cid:durableId="1825507436">
    <w:abstractNumId w:val="2"/>
  </w:num>
  <w:num w:numId="3" w16cid:durableId="1111238732">
    <w:abstractNumId w:val="7"/>
  </w:num>
  <w:num w:numId="4" w16cid:durableId="2058315280">
    <w:abstractNumId w:val="0"/>
  </w:num>
  <w:num w:numId="5" w16cid:durableId="1933274725">
    <w:abstractNumId w:val="3"/>
  </w:num>
  <w:num w:numId="6" w16cid:durableId="550311831">
    <w:abstractNumId w:val="9"/>
  </w:num>
  <w:num w:numId="7" w16cid:durableId="865143270">
    <w:abstractNumId w:val="5"/>
  </w:num>
  <w:num w:numId="8" w16cid:durableId="33968463">
    <w:abstractNumId w:val="12"/>
  </w:num>
  <w:num w:numId="9" w16cid:durableId="653335924">
    <w:abstractNumId w:val="4"/>
  </w:num>
  <w:num w:numId="10" w16cid:durableId="539755171">
    <w:abstractNumId w:val="1"/>
  </w:num>
  <w:num w:numId="11" w16cid:durableId="2135052698">
    <w:abstractNumId w:val="11"/>
  </w:num>
  <w:num w:numId="12" w16cid:durableId="1872306177">
    <w:abstractNumId w:val="6"/>
  </w:num>
  <w:num w:numId="13" w16cid:durableId="1277449719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uthwik bhargav">
    <w15:presenceInfo w15:providerId="Windows Live" w15:userId="3b166e8d3f68ccc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6D"/>
    <w:rsid w:val="00001C6E"/>
    <w:rsid w:val="000148FB"/>
    <w:rsid w:val="00043F1F"/>
    <w:rsid w:val="00054DA0"/>
    <w:rsid w:val="00060D20"/>
    <w:rsid w:val="000773E0"/>
    <w:rsid w:val="000A6537"/>
    <w:rsid w:val="000B30A2"/>
    <w:rsid w:val="00100FF4"/>
    <w:rsid w:val="001015C6"/>
    <w:rsid w:val="00123BCD"/>
    <w:rsid w:val="00137E8C"/>
    <w:rsid w:val="00161F95"/>
    <w:rsid w:val="00193FA1"/>
    <w:rsid w:val="001B0262"/>
    <w:rsid w:val="001C0E6E"/>
    <w:rsid w:val="001C5112"/>
    <w:rsid w:val="001C738A"/>
    <w:rsid w:val="00220059"/>
    <w:rsid w:val="00277B67"/>
    <w:rsid w:val="00297ED8"/>
    <w:rsid w:val="0031426B"/>
    <w:rsid w:val="00354C9B"/>
    <w:rsid w:val="003E45F0"/>
    <w:rsid w:val="0043106D"/>
    <w:rsid w:val="00437732"/>
    <w:rsid w:val="004742DD"/>
    <w:rsid w:val="004A3426"/>
    <w:rsid w:val="004B1F23"/>
    <w:rsid w:val="004D4C95"/>
    <w:rsid w:val="004E77BA"/>
    <w:rsid w:val="0053096C"/>
    <w:rsid w:val="0058769C"/>
    <w:rsid w:val="00596C9E"/>
    <w:rsid w:val="005B4257"/>
    <w:rsid w:val="005C7D22"/>
    <w:rsid w:val="005D311C"/>
    <w:rsid w:val="005F43B0"/>
    <w:rsid w:val="006073F3"/>
    <w:rsid w:val="00631EB6"/>
    <w:rsid w:val="006476AA"/>
    <w:rsid w:val="00691023"/>
    <w:rsid w:val="006A11F5"/>
    <w:rsid w:val="006D59F7"/>
    <w:rsid w:val="006F0276"/>
    <w:rsid w:val="00761507"/>
    <w:rsid w:val="0077291E"/>
    <w:rsid w:val="007B3B68"/>
    <w:rsid w:val="007D405B"/>
    <w:rsid w:val="007E578D"/>
    <w:rsid w:val="00846F0F"/>
    <w:rsid w:val="008531D2"/>
    <w:rsid w:val="008B7D0F"/>
    <w:rsid w:val="008D612B"/>
    <w:rsid w:val="008E51F0"/>
    <w:rsid w:val="00915269"/>
    <w:rsid w:val="00937A34"/>
    <w:rsid w:val="00941521"/>
    <w:rsid w:val="00960A7B"/>
    <w:rsid w:val="009D6DCC"/>
    <w:rsid w:val="009E629C"/>
    <w:rsid w:val="009F16CB"/>
    <w:rsid w:val="00A37676"/>
    <w:rsid w:val="00AA7DE7"/>
    <w:rsid w:val="00AB0630"/>
    <w:rsid w:val="00AD0D34"/>
    <w:rsid w:val="00B179A6"/>
    <w:rsid w:val="00B4001B"/>
    <w:rsid w:val="00B74C1B"/>
    <w:rsid w:val="00BC477B"/>
    <w:rsid w:val="00D84127"/>
    <w:rsid w:val="00D909FC"/>
    <w:rsid w:val="00D94D25"/>
    <w:rsid w:val="00DB429D"/>
    <w:rsid w:val="00DB66A8"/>
    <w:rsid w:val="00DD0A8F"/>
    <w:rsid w:val="00E415CF"/>
    <w:rsid w:val="00E4385D"/>
    <w:rsid w:val="00EB0DC9"/>
    <w:rsid w:val="00EF52C5"/>
    <w:rsid w:val="00F02813"/>
    <w:rsid w:val="00F03D7C"/>
    <w:rsid w:val="00F1518E"/>
    <w:rsid w:val="00F35C5A"/>
    <w:rsid w:val="00F92BF1"/>
    <w:rsid w:val="00FB330B"/>
    <w:rsid w:val="00FE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2A4B1"/>
  <w15:chartTrackingRefBased/>
  <w15:docId w15:val="{D6962DA4-7411-4FD7-868B-75E192095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1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1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1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0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9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9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5112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F028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98-023-38538-3" TargetMode="External"/><Relationship Id="rId13" Type="http://schemas.openxmlformats.org/officeDocument/2006/relationships/hyperlink" Target="https://design.museaward.com/winners-info.php?id=29569" TargetMode="External"/><Relationship Id="rId18" Type="http://schemas.openxmlformats.org/officeDocument/2006/relationships/hyperlink" Target="https://cn.chinadaily.com.cn/a/202511/24/WS6924235fa310942cc4993183.htm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forbes.com/councils/forbestechcouncil/2026/03/12/commercial-cleaning-robots-are-more-viable-than-you-think-and-what-will-separate-the-winners/" TargetMode="External"/><Relationship Id="rId7" Type="http://schemas.openxmlformats.org/officeDocument/2006/relationships/hyperlink" Target="https://onlinelibrary.wiley.com/doi/10.1155/2018/3035128" TargetMode="External"/><Relationship Id="rId12" Type="http://schemas.openxmlformats.org/officeDocument/2006/relationships/hyperlink" Target="https://medium.com/@bingbai.jp/yolo-model-licenses-a-developers-guide-da722767b6f8" TargetMode="External"/><Relationship Id="rId17" Type="http://schemas.openxmlformats.org/officeDocument/2006/relationships/hyperlink" Target="https://www.vionbotics.com/solutions" TargetMode="External"/><Relationship Id="rId25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hyperlink" Target="https://www.jiemian.com/article/13521533.html" TargetMode="External"/><Relationship Id="rId20" Type="http://schemas.openxmlformats.org/officeDocument/2006/relationships/hyperlink" Target="https://www.youtube.com/watch?v=HBFBTs5vRj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90330366_Predicting_Restroom_Dirtiness_Based_on_Water_Droplet_Volume_Using_the_LightGBM_Algorithm" TargetMode="External"/><Relationship Id="rId11" Type="http://schemas.openxmlformats.org/officeDocument/2006/relationships/hyperlink" Target="https://www.nelsonlabs.com/how-do-you-select-a-correct-artificial-test-soil-for-cleaning-validations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nature.com/articles/s41598-023-30241-7" TargetMode="External"/><Relationship Id="rId15" Type="http://schemas.openxmlformats.org/officeDocument/2006/relationships/hyperlink" Target="https://getsomatic.com/" TargetMode="External"/><Relationship Id="rId23" Type="http://schemas.openxmlformats.org/officeDocument/2006/relationships/hyperlink" Target="https://www.pestcontrolsg.com/articles/types-of-disinfection-methods-which-one-to-choose.html" TargetMode="External"/><Relationship Id="rId10" Type="http://schemas.openxmlformats.org/officeDocument/2006/relationships/hyperlink" Target="https://biochemazone.com/product/artificial-urine-for-hydration-urine-color-simulation-bz510/" TargetMode="External"/><Relationship Id="rId19" Type="http://schemas.openxmlformats.org/officeDocument/2006/relationships/hyperlink" Target="https://www.media-outreach.com/news/singapore/2024/11/07/339138/pmec%E6%97%97%E4%B8%8B%E7%9A%84primech-ai-%E6%8E%A8%E5%87%BA-ai-%E9%A9%B1%E5%8A%A8%E8%87%AA%E5%8A%A8%E5%8C%96%E5%8D%AB%E7%94%9F%E9%97%B4%E6%B8%85%E6%B4%81%E6%9C%BA%E5%99%A8%E4%BA%BAhytron-%E6%8F%9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ademic.oup.com/jambio/article/131/6/2705/6716111" TargetMode="External"/><Relationship Id="rId14" Type="http://schemas.openxmlformats.org/officeDocument/2006/relationships/hyperlink" Target="https://www.youtube.com/watch?v=tfeQvG-laB0" TargetMode="External"/><Relationship Id="rId22" Type="http://schemas.openxmlformats.org/officeDocument/2006/relationships/hyperlink" Target="https://towardsdatascience.com/how-visual-language-action-vla-models-wor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1742</TotalTime>
  <Pages>7</Pages>
  <Words>2131</Words>
  <Characters>12151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ruthwik bhargav</dc:creator>
  <cp:keywords/>
  <dc:description/>
  <cp:lastModifiedBy>ruthwik bhargav</cp:lastModifiedBy>
  <cp:revision>89</cp:revision>
  <dcterms:created xsi:type="dcterms:W3CDTF">2026-08-19T11:05:00Z</dcterms:created>
  <dcterms:modified xsi:type="dcterms:W3CDTF">2026-09-19T11:11:00Z</dcterms:modified>
</cp:coreProperties>
</file>